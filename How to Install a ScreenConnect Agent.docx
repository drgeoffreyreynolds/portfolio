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spacing w:after="0" w:line="200" w:lineRule="auto"/>
        <w:rPr>
          <w:color w:val="000000"/>
          <w:sz w:val="24"/>
          <w:szCs w:val="24"/>
        </w:rPr>
      </w:pPr>
      <w:r w:rsidDel="00000000" w:rsidR="00000000" w:rsidRPr="00000000">
        <w:rPr>
          <w:color w:val="000000"/>
          <w:sz w:val="24"/>
          <w:szCs w:val="24"/>
        </w:rPr>
        <w:drawing>
          <wp:anchor allowOverlap="1" behindDoc="1" distB="0" distT="0" distL="0" distR="0" hidden="0" layoutInCell="1" locked="0" relativeHeight="0" simplePos="0">
            <wp:simplePos x="0" y="0"/>
            <wp:positionH relativeFrom="page">
              <wp:posOffset>2125980</wp:posOffset>
            </wp:positionH>
            <wp:positionV relativeFrom="page">
              <wp:posOffset>4313555</wp:posOffset>
            </wp:positionV>
            <wp:extent cx="3946525" cy="1499870"/>
            <wp:effectExtent b="0" l="0" r="0" t="0"/>
            <wp:wrapNone/>
            <wp:docPr id="8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946525" cy="1499870"/>
                    </a:xfrm>
                    <a:prstGeom prst="rect"/>
                    <a:ln/>
                  </pic:spPr>
                </pic:pic>
              </a:graphicData>
            </a:graphic>
          </wp:anchor>
        </w:drawing>
      </w:r>
      <w:r w:rsidDel="00000000" w:rsidR="00000000" w:rsidRPr="00000000">
        <w:rPr>
          <w:color w:val="000000"/>
          <w:sz w:val="24"/>
          <w:szCs w:val="24"/>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3764915"/>
            <wp:effectExtent b="0" l="0" r="0" t="0"/>
            <wp:wrapNone/>
            <wp:docPr id="8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7772400" cy="376491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C">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F">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3">
      <w:pPr>
        <w:spacing w:after="0" w:line="297" w:lineRule="auto"/>
        <w:rPr>
          <w:color w:val="000000"/>
          <w:sz w:val="24"/>
          <w:szCs w:val="24"/>
        </w:rPr>
      </w:pPr>
      <w:r w:rsidDel="00000000" w:rsidR="00000000" w:rsidRPr="00000000">
        <w:rPr>
          <w:rtl w:val="0"/>
        </w:rPr>
      </w:r>
    </w:p>
    <w:p w:rsidR="00000000" w:rsidDel="00000000" w:rsidP="00000000" w:rsidRDefault="00000000" w:rsidRPr="00000000" w14:paraId="00000024">
      <w:pPr>
        <w:spacing w:after="0" w:lineRule="auto"/>
        <w:jc w:val="center"/>
        <w:rPr>
          <w:color w:val="000000"/>
          <w:sz w:val="24"/>
          <w:szCs w:val="24"/>
        </w:rPr>
      </w:pPr>
      <w:r w:rsidDel="00000000" w:rsidR="00000000" w:rsidRPr="00000000">
        <w:rPr>
          <w:rFonts w:ascii="Arial" w:cs="Arial" w:eastAsia="Arial" w:hAnsi="Arial"/>
          <w:color w:val="000000"/>
          <w:sz w:val="32"/>
          <w:szCs w:val="32"/>
          <w:rtl w:val="0"/>
        </w:rPr>
        <w:t xml:space="preserve">Version 1.0</w:t>
      </w:r>
      <w:r w:rsidDel="00000000" w:rsidR="00000000" w:rsidRPr="00000000">
        <w:rPr>
          <w:rtl w:val="0"/>
        </w:rPr>
      </w:r>
    </w:p>
    <w:p w:rsidR="00000000" w:rsidDel="00000000" w:rsidP="00000000" w:rsidRDefault="00000000" w:rsidRPr="00000000" w14:paraId="0000002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C">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D">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E">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F">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3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31">
      <w:pPr>
        <w:spacing w:after="0" w:line="312" w:lineRule="auto"/>
        <w:rPr>
          <w:color w:val="000000"/>
          <w:sz w:val="24"/>
          <w:szCs w:val="24"/>
        </w:rPr>
      </w:pPr>
      <w:r w:rsidDel="00000000" w:rsidR="00000000" w:rsidRPr="00000000">
        <w:rPr>
          <w:rtl w:val="0"/>
        </w:rPr>
      </w:r>
    </w:p>
    <w:p w:rsidR="00000000" w:rsidDel="00000000" w:rsidP="00000000" w:rsidRDefault="00000000" w:rsidRPr="00000000" w14:paraId="00000032">
      <w:pPr>
        <w:spacing w:after="0" w:lineRule="auto"/>
        <w:rPr>
          <w:color w:val="000000"/>
          <w:sz w:val="20"/>
          <w:szCs w:val="20"/>
        </w:rPr>
      </w:pPr>
      <w:r w:rsidDel="00000000" w:rsidR="00000000" w:rsidRPr="00000000">
        <w:rPr>
          <w:rFonts w:ascii="Calibri" w:cs="Calibri" w:eastAsia="Calibri" w:hAnsi="Calibri"/>
          <w:b w:val="1"/>
          <w:color w:val="595959"/>
          <w:sz w:val="18"/>
          <w:szCs w:val="18"/>
          <w:rtl w:val="0"/>
        </w:rPr>
        <w:t xml:space="preserve">Copyright © 1997-2019 by Trax and its subsidiaries. All rights reserved.</w:t>
      </w:r>
      <w:r w:rsidDel="00000000" w:rsidR="00000000" w:rsidRPr="00000000">
        <w:rPr>
          <w:rtl w:val="0"/>
        </w:rPr>
      </w:r>
    </w:p>
    <w:p w:rsidR="00000000" w:rsidDel="00000000" w:rsidP="00000000" w:rsidRDefault="00000000" w:rsidRPr="00000000" w14:paraId="00000033">
      <w:pPr>
        <w:spacing w:after="0" w:line="59" w:lineRule="auto"/>
        <w:rPr>
          <w:color w:val="000000"/>
          <w:sz w:val="24"/>
          <w:szCs w:val="24"/>
        </w:rPr>
      </w:pPr>
      <w:r w:rsidDel="00000000" w:rsidR="00000000" w:rsidRPr="00000000">
        <w:rPr>
          <w:rtl w:val="0"/>
        </w:rPr>
      </w:r>
    </w:p>
    <w:p w:rsidR="00000000" w:rsidDel="00000000" w:rsidP="00000000" w:rsidRDefault="00000000" w:rsidRPr="00000000" w14:paraId="00000034">
      <w:pPr>
        <w:spacing w:after="0" w:lineRule="auto"/>
        <w:rPr>
          <w:color w:val="000000"/>
          <w:sz w:val="20"/>
          <w:szCs w:val="20"/>
        </w:rPr>
      </w:pPr>
      <w:r w:rsidDel="00000000" w:rsidR="00000000" w:rsidRPr="00000000">
        <w:rPr>
          <w:rFonts w:ascii="Calibri" w:cs="Calibri" w:eastAsia="Calibri" w:hAnsi="Calibri"/>
          <w:b w:val="1"/>
          <w:color w:val="595959"/>
          <w:sz w:val="18"/>
          <w:szCs w:val="18"/>
          <w:rtl w:val="0"/>
        </w:rPr>
        <w:t xml:space="preserve">eMRO® and logo are trademarks registered in the U.S. Patent and Trademark Office.</w:t>
      </w:r>
      <w:r w:rsidDel="00000000" w:rsidR="00000000" w:rsidRPr="00000000">
        <w:rPr>
          <w:rtl w:val="0"/>
        </w:rPr>
      </w:r>
    </w:p>
    <w:p w:rsidR="00000000" w:rsidDel="00000000" w:rsidP="00000000" w:rsidRDefault="00000000" w:rsidRPr="00000000" w14:paraId="00000035">
      <w:pPr>
        <w:spacing w:after="0" w:line="95" w:lineRule="auto"/>
        <w:rPr>
          <w:color w:val="000000"/>
          <w:sz w:val="24"/>
          <w:szCs w:val="24"/>
        </w:rPr>
      </w:pPr>
      <w:r w:rsidDel="00000000" w:rsidR="00000000" w:rsidRPr="00000000">
        <w:rPr>
          <w:rtl w:val="0"/>
        </w:rPr>
      </w:r>
    </w:p>
    <w:p w:rsidR="00000000" w:rsidDel="00000000" w:rsidP="00000000" w:rsidRDefault="00000000" w:rsidRPr="00000000" w14:paraId="00000036">
      <w:pPr>
        <w:spacing w:after="0" w:line="218" w:lineRule="auto"/>
        <w:ind w:right="340"/>
        <w:rPr>
          <w:color w:val="000000"/>
          <w:sz w:val="20"/>
          <w:szCs w:val="20"/>
        </w:rPr>
      </w:pPr>
      <w:r w:rsidDel="00000000" w:rsidR="00000000" w:rsidRPr="00000000">
        <w:rPr>
          <w:rFonts w:ascii="Calibri" w:cs="Calibri" w:eastAsia="Calibri" w:hAnsi="Calibri"/>
          <w:color w:val="595959"/>
          <w:sz w:val="16"/>
          <w:szCs w:val="16"/>
          <w:rtl w:val="0"/>
        </w:rPr>
        <w:t xml:space="preserve">This manual may not be copied, photocopied, reproduced, translated, or converted to any electronic or machine-readable form, in whole or in part, without prior written approval from Trax.</w:t>
      </w:r>
      <w:r w:rsidDel="00000000" w:rsidR="00000000" w:rsidRPr="00000000">
        <w:rPr>
          <w:rtl w:val="0"/>
        </w:rPr>
      </w:r>
    </w:p>
    <w:p w:rsidR="00000000" w:rsidDel="00000000" w:rsidP="00000000" w:rsidRDefault="00000000" w:rsidRPr="00000000" w14:paraId="00000037">
      <w:pPr>
        <w:spacing w:after="0" w:line="94" w:lineRule="auto"/>
        <w:rPr>
          <w:color w:val="000000"/>
          <w:sz w:val="24"/>
          <w:szCs w:val="24"/>
        </w:rPr>
      </w:pPr>
      <w:r w:rsidDel="00000000" w:rsidR="00000000" w:rsidRPr="00000000">
        <w:rPr>
          <w:rtl w:val="0"/>
        </w:rPr>
      </w:r>
    </w:p>
    <w:p w:rsidR="00000000" w:rsidDel="00000000" w:rsidP="00000000" w:rsidRDefault="00000000" w:rsidRPr="00000000" w14:paraId="00000038">
      <w:pPr>
        <w:spacing w:after="0" w:line="229" w:lineRule="auto"/>
        <w:jc w:val="both"/>
        <w:rPr>
          <w:color w:val="000000"/>
          <w:sz w:val="20"/>
          <w:szCs w:val="20"/>
        </w:rPr>
        <w:sectPr>
          <w:pgSz w:h="15840" w:w="12240" w:orient="portrait"/>
          <w:pgMar w:bottom="0" w:top="1440" w:left="1160" w:right="1160" w:header="0" w:footer="0"/>
          <w:pgNumType w:start="1"/>
        </w:sectPr>
      </w:pPr>
      <w:r w:rsidDel="00000000" w:rsidR="00000000" w:rsidRPr="00000000">
        <w:rPr>
          <w:rFonts w:ascii="Calibri" w:cs="Calibri" w:eastAsia="Calibri" w:hAnsi="Calibri"/>
          <w:color w:val="595959"/>
          <w:sz w:val="16"/>
          <w:szCs w:val="16"/>
          <w:rtl w:val="0"/>
        </w:rPr>
        <w:t xml:space="preserve">Trax reserves the right to make improvements, changes, and/or deletions to any of the products and functionalities depicted or described herein at any time based on evolving industry, customer, and company business standards. As such, the content provided herein may be subject to periodic edits that may therefore render prior documents and functionalities invalid. This document is designed as a reference guide only and is one of a larger collection of system documents available on iCentral.</w:t>
      </w:r>
      <w:r w:rsidDel="00000000" w:rsidR="00000000" w:rsidRPr="00000000">
        <w:rPr>
          <w:rtl w:val="0"/>
        </w:rPr>
      </w:r>
    </w:p>
    <w:bookmarkStart w:colFirst="0" w:colLast="0" w:name="bookmark=id.30j0zll" w:id="1"/>
    <w:bookmarkEnd w:id="1"/>
    <w:p w:rsidR="00000000" w:rsidDel="00000000" w:rsidP="00000000" w:rsidRDefault="00000000" w:rsidRPr="00000000" w14:paraId="00000039">
      <w:pPr>
        <w:spacing w:after="0" w:lineRule="auto"/>
        <w:jc w:val="right"/>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8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9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48640" cy="172085"/>
            <wp:effectExtent b="0" l="0" r="0" t="0"/>
            <wp:docPr id="10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4864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12065</wp:posOffset>
            </wp:positionV>
            <wp:extent cx="6347460" cy="18415"/>
            <wp:effectExtent b="0" l="0" r="0" t="0"/>
            <wp:wrapNone/>
            <wp:docPr id="9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03B">
      <w:pPr>
        <w:spacing w:after="0" w:line="220" w:lineRule="auto"/>
        <w:rPr>
          <w:color w:val="000000"/>
          <w:sz w:val="20"/>
          <w:szCs w:val="20"/>
        </w:rPr>
      </w:pPr>
      <w:r w:rsidDel="00000000" w:rsidR="00000000" w:rsidRPr="00000000">
        <w:rPr>
          <w:rtl w:val="0"/>
        </w:rPr>
      </w:r>
    </w:p>
    <w:p w:rsidR="00000000" w:rsidDel="00000000" w:rsidP="00000000" w:rsidRDefault="00000000" w:rsidRPr="00000000" w14:paraId="0000003C">
      <w:pPr>
        <w:spacing w:after="0" w:lineRule="auto"/>
        <w:ind w:left="8" w:firstLine="0"/>
        <w:rPr>
          <w:color w:val="000000"/>
          <w:sz w:val="20"/>
          <w:szCs w:val="20"/>
        </w:rPr>
      </w:pPr>
      <w:r w:rsidDel="00000000" w:rsidR="00000000" w:rsidRPr="00000000">
        <w:rPr>
          <w:rFonts w:ascii="Cambria" w:cs="Cambria" w:eastAsia="Cambria" w:hAnsi="Cambria"/>
          <w:color w:val="365f91"/>
          <w:sz w:val="32"/>
          <w:szCs w:val="32"/>
          <w:rtl w:val="0"/>
        </w:rPr>
        <w:t xml:space="preserve">Contents</w:t>
      </w:r>
      <w:r w:rsidDel="00000000" w:rsidR="00000000" w:rsidRPr="00000000">
        <w:rPr>
          <w:rtl w:val="0"/>
        </w:rPr>
      </w:r>
    </w:p>
    <w:p w:rsidR="00000000" w:rsidDel="00000000" w:rsidP="00000000" w:rsidRDefault="00000000" w:rsidRPr="00000000" w14:paraId="0000003D">
      <w:pPr>
        <w:spacing w:after="0" w:line="25" w:lineRule="auto"/>
        <w:rPr>
          <w:color w:val="000000"/>
          <w:sz w:val="20"/>
          <w:szCs w:val="20"/>
        </w:rPr>
      </w:pPr>
      <w:r w:rsidDel="00000000" w:rsidR="00000000" w:rsidRPr="00000000">
        <w:rPr>
          <w:rtl w:val="0"/>
        </w:rPr>
      </w:r>
    </w:p>
    <w:sdt>
      <w:sdtPr>
        <w:tag w:val="goog_rdk_0"/>
      </w:sdtPr>
      <w:sdtContent>
        <w:p w:rsidR="00000000" w:rsidDel="00000000" w:rsidP="00000000" w:rsidRDefault="00000000" w:rsidRPr="00000000" w14:paraId="0000003E">
          <w:pPr>
            <w:numPr>
              <w:ilvl w:val="0"/>
              <w:numId w:val="1"/>
            </w:numPr>
            <w:tabs>
              <w:tab w:val="left" w:pos="368"/>
            </w:tabs>
            <w:spacing w:after="0" w:line="240" w:lineRule="auto"/>
            <w:ind w:left="368" w:hanging="368"/>
            <w:rPr>
              <w:rFonts w:ascii="Calibri" w:cs="Calibri" w:eastAsia="Calibri" w:hAnsi="Calibri"/>
              <w:color w:val="000000"/>
              <w:sz w:val="22"/>
              <w:szCs w:val="22"/>
            </w:rPr>
            <w:pPrChange w:author="Geoffrey Reynolds" w:id="0" w:date="2022-05-04T22:25:54Z">
              <w:pPr>
                <w:numPr>
                  <w:ilvl w:val="0"/>
                  <w:numId w:val="1"/>
                </w:numPr>
                <w:tabs>
                  <w:tab w:val="left" w:pos="368"/>
                </w:tabs>
                <w:spacing w:after="0" w:lineRule="auto"/>
                <w:ind w:left="368" w:hanging="368"/>
              </w:pPr>
            </w:pPrChange>
          </w:pPr>
          <w:hyperlink w:anchor="bookmark=id.1fob9te">
            <w:r w:rsidDel="00000000" w:rsidR="00000000" w:rsidRPr="00000000">
              <w:rPr>
                <w:rFonts w:ascii="Calibri" w:cs="Calibri" w:eastAsia="Calibri" w:hAnsi="Calibri"/>
                <w:color w:val="000000"/>
                <w:sz w:val="22"/>
                <w:szCs w:val="22"/>
                <w:rtl w:val="0"/>
              </w:rPr>
              <w:t xml:space="preserve">Introduction………………………………………………………………………………………………………………………………………………..3</w:t>
            </w:r>
          </w:hyperlink>
          <w:r w:rsidDel="00000000" w:rsidR="00000000" w:rsidRPr="00000000">
            <w:rPr>
              <w:rtl w:val="0"/>
            </w:rPr>
          </w:r>
        </w:p>
      </w:sdtContent>
    </w:sdt>
    <w:sdt>
      <w:sdtPr>
        <w:tag w:val="goog_rdk_1"/>
      </w:sdtPr>
      <w:sdtContent>
        <w:p w:rsidR="00000000" w:rsidDel="00000000" w:rsidP="00000000" w:rsidRDefault="00000000" w:rsidRPr="00000000" w14:paraId="0000003F">
          <w:pPr>
            <w:tabs>
              <w:tab w:val="left" w:pos="348"/>
              <w:tab w:val="left" w:pos="9788"/>
            </w:tabs>
            <w:spacing w:after="0" w:line="240" w:lineRule="auto"/>
            <w:ind w:left="8" w:firstLine="0"/>
            <w:rPr>
              <w:rFonts w:ascii="Calibri" w:cs="Calibri" w:eastAsia="Calibri" w:hAnsi="Calibri"/>
              <w:color w:val="000000"/>
              <w:sz w:val="22"/>
              <w:szCs w:val="22"/>
            </w:rPr>
            <w:pPrChange w:author="Geoffrey Reynolds" w:id="0" w:date="2022-05-04T22:25:54Z">
              <w:pPr>
                <w:tabs>
                  <w:tab w:val="left" w:pos="348"/>
                  <w:tab w:val="left" w:pos="9788"/>
                </w:tabs>
                <w:spacing w:after="0" w:lineRule="auto"/>
                <w:ind w:left="8" w:firstLine="0"/>
              </w:pPr>
            </w:pPrChange>
          </w:pPr>
          <w:r w:rsidDel="00000000" w:rsidR="00000000" w:rsidRPr="00000000">
            <w:rPr>
              <w:rFonts w:ascii="Calibri" w:cs="Calibri" w:eastAsia="Calibri" w:hAnsi="Calibri"/>
              <w:color w:val="000000"/>
              <w:sz w:val="22"/>
              <w:szCs w:val="22"/>
              <w:rtl w:val="0"/>
            </w:rPr>
            <w:t xml:space="preserve">2</w:t>
            <w:tab/>
          </w:r>
          <w:hyperlink w:anchor="bookmark=id.1fob9te">
            <w:r w:rsidDel="00000000" w:rsidR="00000000" w:rsidRPr="00000000">
              <w:rPr>
                <w:rFonts w:ascii="Calibri" w:cs="Calibri" w:eastAsia="Calibri" w:hAnsi="Calibri"/>
                <w:color w:val="000000"/>
                <w:sz w:val="22"/>
                <w:szCs w:val="22"/>
                <w:rtl w:val="0"/>
              </w:rPr>
              <w:t xml:space="preserve">What is ScreenConnect?</w:t>
            </w:r>
          </w:hyperlink>
          <w:r w:rsidDel="00000000" w:rsidR="00000000" w:rsidRPr="00000000">
            <w:rPr>
              <w:rFonts w:ascii="Calibri" w:cs="Calibri" w:eastAsia="Calibri" w:hAnsi="Calibri"/>
              <w:color w:val="000000"/>
              <w:sz w:val="22"/>
              <w:szCs w:val="22"/>
              <w:rtl w:val="0"/>
            </w:rPr>
            <w:tab/>
          </w:r>
          <w:hyperlink w:anchor="bookmark=id.1fob9te">
            <w:r w:rsidDel="00000000" w:rsidR="00000000" w:rsidRPr="00000000">
              <w:rPr>
                <w:rFonts w:ascii="Calibri" w:cs="Calibri" w:eastAsia="Calibri" w:hAnsi="Calibri"/>
                <w:color w:val="000000"/>
                <w:sz w:val="22"/>
                <w:szCs w:val="22"/>
                <w:rtl w:val="0"/>
              </w:rPr>
              <w:t xml:space="preserve">3</w:t>
            </w:r>
          </w:hyperlink>
          <w:r w:rsidDel="00000000" w:rsidR="00000000" w:rsidRPr="00000000">
            <w:rPr>
              <w:rtl w:val="0"/>
            </w:rPr>
          </w:r>
        </w:p>
      </w:sdtContent>
    </w:sdt>
    <w:sdt>
      <w:sdtPr>
        <w:tag w:val="goog_rdk_2"/>
      </w:sdtPr>
      <w:sdtContent>
        <w:p w:rsidR="00000000" w:rsidDel="00000000" w:rsidP="00000000" w:rsidRDefault="00000000" w:rsidRPr="00000000" w14:paraId="00000040">
          <w:pPr>
            <w:numPr>
              <w:ilvl w:val="0"/>
              <w:numId w:val="2"/>
            </w:numPr>
            <w:tabs>
              <w:tab w:val="left" w:pos="368"/>
            </w:tabs>
            <w:spacing w:after="0" w:line="240" w:lineRule="auto"/>
            <w:ind w:left="368" w:hanging="368"/>
            <w:rPr>
              <w:rFonts w:ascii="Calibri" w:cs="Calibri" w:eastAsia="Calibri" w:hAnsi="Calibri"/>
              <w:color w:val="000000"/>
              <w:sz w:val="22"/>
              <w:szCs w:val="22"/>
            </w:rPr>
            <w:pPrChange w:author="Geoffrey Reynolds" w:id="0" w:date="2022-05-04T22:25:54Z">
              <w:pPr>
                <w:numPr>
                  <w:ilvl w:val="0"/>
                  <w:numId w:val="2"/>
                </w:numPr>
                <w:tabs>
                  <w:tab w:val="left" w:pos="368"/>
                </w:tabs>
                <w:spacing w:after="0" w:line="238" w:lineRule="auto"/>
                <w:ind w:left="368" w:hanging="368"/>
              </w:pPr>
            </w:pPrChange>
          </w:pPr>
          <w:hyperlink w:anchor="bookmark=id.1fob9te">
            <w:r w:rsidDel="00000000" w:rsidR="00000000" w:rsidRPr="00000000">
              <w:rPr>
                <w:rFonts w:ascii="Calibri" w:cs="Calibri" w:eastAsia="Calibri" w:hAnsi="Calibri"/>
                <w:rtl w:val="0"/>
              </w:rPr>
              <w:t xml:space="preserve">ScreenConnect………………………………………………………………………………………………………………………………………</w:t>
            </w:r>
          </w:hyperlink>
          <w:hyperlink w:anchor="bookmark=id.1fob9te">
            <w:r w:rsidDel="00000000" w:rsidR="00000000" w:rsidRPr="00000000">
              <w:rPr>
                <w:rFonts w:ascii="Calibri" w:cs="Calibri" w:eastAsia="Calibri" w:hAnsi="Calibri"/>
                <w:color w:val="000000"/>
                <w:sz w:val="22"/>
                <w:szCs w:val="22"/>
                <w:rtl w:val="0"/>
              </w:rPr>
              <w:t xml:space="preserve">…….3</w:t>
            </w:r>
          </w:hyperlink>
          <w:r w:rsidDel="00000000" w:rsidR="00000000" w:rsidRPr="00000000">
            <w:rPr>
              <w:rtl w:val="0"/>
            </w:rPr>
          </w:r>
        </w:p>
      </w:sdtContent>
    </w:sdt>
    <w:sdt>
      <w:sdtPr>
        <w:tag w:val="goog_rdk_3"/>
      </w:sdtPr>
      <w:sdtContent>
        <w:p w:rsidR="00000000" w:rsidDel="00000000" w:rsidP="00000000" w:rsidRDefault="00000000" w:rsidRPr="00000000" w14:paraId="00000041">
          <w:pPr>
            <w:tabs>
              <w:tab w:val="left" w:pos="868"/>
            </w:tabs>
            <w:spacing w:after="0" w:line="240" w:lineRule="auto"/>
            <w:ind w:left="228" w:firstLine="0"/>
            <w:rPr>
              <w:rFonts w:ascii="Calibri" w:cs="Calibri" w:eastAsia="Calibri" w:hAnsi="Calibri"/>
              <w:color w:val="000000"/>
              <w:sz w:val="21"/>
              <w:szCs w:val="21"/>
            </w:rPr>
            <w:pPrChange w:author="Geoffrey Reynolds" w:id="0" w:date="2022-05-04T22:25:54Z">
              <w:pPr>
                <w:tabs>
                  <w:tab w:val="left" w:pos="868"/>
                </w:tabs>
                <w:spacing w:after="0" w:lineRule="auto"/>
                <w:ind w:left="228" w:firstLine="0"/>
              </w:pPr>
            </w:pPrChange>
          </w:pPr>
          <w:hyperlink w:anchor="bookmark=id.1fob9te">
            <w:r w:rsidDel="00000000" w:rsidR="00000000" w:rsidRPr="00000000">
              <w:rPr>
                <w:rFonts w:ascii="Calibri" w:cs="Calibri" w:eastAsia="Calibri" w:hAnsi="Calibri"/>
                <w:color w:val="000000"/>
                <w:sz w:val="22"/>
                <w:szCs w:val="22"/>
                <w:rtl w:val="0"/>
              </w:rPr>
              <w:t xml:space="preserve">3.1</w:t>
            </w:r>
          </w:hyperlink>
          <w:r w:rsidDel="00000000" w:rsidR="00000000" w:rsidRPr="00000000">
            <w:rPr>
              <w:rFonts w:ascii="Calibri" w:cs="Calibri" w:eastAsia="Calibri" w:hAnsi="Calibri"/>
              <w:color w:val="000000"/>
              <w:sz w:val="22"/>
              <w:szCs w:val="22"/>
              <w:rtl w:val="0"/>
            </w:rPr>
            <w:tab/>
          </w:r>
          <w:hyperlink w:anchor="bookmark=id.1fob9te">
            <w:r w:rsidDel="00000000" w:rsidR="00000000" w:rsidRPr="00000000">
              <w:rPr>
                <w:rFonts w:ascii="Calibri" w:cs="Calibri" w:eastAsia="Calibri" w:hAnsi="Calibri"/>
                <w:color w:val="000000"/>
                <w:sz w:val="21"/>
                <w:szCs w:val="21"/>
                <w:rtl w:val="0"/>
              </w:rPr>
              <w:t xml:space="preserve">Jump Box ........................................................................................................................................................ 3</w:t>
            </w:r>
          </w:hyperlink>
          <w:r w:rsidDel="00000000" w:rsidR="00000000" w:rsidRPr="00000000">
            <w:rPr>
              <w:rtl w:val="0"/>
            </w:rPr>
          </w:r>
        </w:p>
      </w:sdtContent>
    </w:sdt>
    <w:sdt>
      <w:sdtPr>
        <w:tag w:val="goog_rdk_4"/>
      </w:sdtPr>
      <w:sdtContent>
        <w:p w:rsidR="00000000" w:rsidDel="00000000" w:rsidP="00000000" w:rsidRDefault="00000000" w:rsidRPr="00000000" w14:paraId="00000042">
          <w:pPr>
            <w:spacing w:after="0" w:line="240" w:lineRule="auto"/>
            <w:rPr>
              <w:color w:val="000000"/>
              <w:sz w:val="20"/>
              <w:szCs w:val="20"/>
            </w:rPr>
            <w:pPrChange w:author="Geoffrey Reynolds" w:id="0" w:date="2022-05-04T22:25:54Z">
              <w:pPr>
                <w:spacing w:after="0" w:line="101" w:lineRule="auto"/>
              </w:pPr>
            </w:pPrChange>
          </w:pPr>
          <w:r w:rsidDel="00000000" w:rsidR="00000000" w:rsidRPr="00000000">
            <w:rPr>
              <w:rtl w:val="0"/>
            </w:rPr>
          </w:r>
        </w:p>
      </w:sdtContent>
    </w:sdt>
    <w:sdt>
      <w:sdtPr>
        <w:tag w:val="goog_rdk_5"/>
      </w:sdtPr>
      <w:sdtContent>
        <w:p w:rsidR="00000000" w:rsidDel="00000000" w:rsidP="00000000" w:rsidRDefault="00000000" w:rsidRPr="00000000" w14:paraId="00000043">
          <w:pPr>
            <w:numPr>
              <w:ilvl w:val="0"/>
              <w:numId w:val="3"/>
            </w:numPr>
            <w:tabs>
              <w:tab w:val="left" w:pos="368"/>
            </w:tabs>
            <w:spacing w:after="0" w:line="240" w:lineRule="auto"/>
            <w:ind w:left="368" w:hanging="368"/>
            <w:rPr>
              <w:rFonts w:ascii="Calibri" w:cs="Calibri" w:eastAsia="Calibri" w:hAnsi="Calibri"/>
              <w:color w:val="000000"/>
              <w:sz w:val="22"/>
              <w:szCs w:val="22"/>
            </w:rPr>
            <w:pPrChange w:author="Geoffrey Reynolds" w:id="0" w:date="2022-05-04T22:25:54Z">
              <w:pPr>
                <w:numPr>
                  <w:ilvl w:val="0"/>
                  <w:numId w:val="3"/>
                </w:numPr>
                <w:tabs>
                  <w:tab w:val="left" w:pos="368"/>
                </w:tabs>
                <w:spacing w:after="0" w:lineRule="auto"/>
                <w:ind w:left="368" w:hanging="368"/>
              </w:pPr>
            </w:pPrChange>
          </w:pPr>
          <w:hyperlink w:anchor="bookmark=id.3znysh7">
            <w:r w:rsidDel="00000000" w:rsidR="00000000" w:rsidRPr="00000000">
              <w:rPr>
                <w:rFonts w:ascii="Calibri" w:cs="Calibri" w:eastAsia="Calibri" w:hAnsi="Calibri"/>
                <w:color w:val="000000"/>
                <w:sz w:val="22"/>
                <w:szCs w:val="22"/>
                <w:rtl w:val="0"/>
              </w:rPr>
              <w:t xml:space="preserve">Whitelisting ScreenConnect…………………………………………………………………………………………………………………………4</w:t>
            </w:r>
          </w:hyperlink>
          <w:r w:rsidDel="00000000" w:rsidR="00000000" w:rsidRPr="00000000">
            <w:rPr>
              <w:rtl w:val="0"/>
            </w:rPr>
          </w:r>
        </w:p>
      </w:sdtContent>
    </w:sdt>
    <w:sdt>
      <w:sdtPr>
        <w:tag w:val="goog_rdk_6"/>
      </w:sdtPr>
      <w:sdtContent>
        <w:p w:rsidR="00000000" w:rsidDel="00000000" w:rsidP="00000000" w:rsidRDefault="00000000" w:rsidRPr="00000000" w14:paraId="00000044">
          <w:pPr>
            <w:tabs>
              <w:tab w:val="left" w:pos="868"/>
              <w:tab w:val="left" w:pos="9808"/>
            </w:tabs>
            <w:spacing w:after="0" w:line="240" w:lineRule="auto"/>
            <w:ind w:left="228" w:firstLine="0"/>
            <w:rPr>
              <w:rFonts w:ascii="Calibri" w:cs="Calibri" w:eastAsia="Calibri" w:hAnsi="Calibri"/>
              <w:color w:val="000000"/>
              <w:sz w:val="19"/>
              <w:szCs w:val="19"/>
            </w:rPr>
            <w:pPrChange w:author="Geoffrey Reynolds" w:id="0" w:date="2022-05-04T22:25:54Z">
              <w:pPr>
                <w:tabs>
                  <w:tab w:val="left" w:pos="868"/>
                  <w:tab w:val="left" w:pos="9808"/>
                </w:tabs>
                <w:spacing w:after="0" w:lineRule="auto"/>
                <w:ind w:left="228" w:firstLine="0"/>
              </w:pPr>
            </w:pPrChange>
          </w:pPr>
          <w:hyperlink w:anchor="bookmark=id.3znysh7">
            <w:r w:rsidDel="00000000" w:rsidR="00000000" w:rsidRPr="00000000">
              <w:rPr>
                <w:rFonts w:ascii="Calibri" w:cs="Calibri" w:eastAsia="Calibri" w:hAnsi="Calibri"/>
                <w:color w:val="000000"/>
                <w:sz w:val="22"/>
                <w:szCs w:val="22"/>
                <w:rtl w:val="0"/>
              </w:rPr>
              <w:t xml:space="preserve">4.1</w:t>
            </w:r>
          </w:hyperlink>
          <w:r w:rsidDel="00000000" w:rsidR="00000000" w:rsidRPr="00000000">
            <w:rPr>
              <w:rFonts w:ascii="Calibri" w:cs="Calibri" w:eastAsia="Calibri" w:hAnsi="Calibri"/>
              <w:color w:val="000000"/>
              <w:sz w:val="22"/>
              <w:szCs w:val="22"/>
              <w:rtl w:val="0"/>
            </w:rPr>
            <w:tab/>
          </w:r>
          <w:hyperlink w:anchor="bookmark=id.3znysh7">
            <w:r w:rsidDel="00000000" w:rsidR="00000000" w:rsidRPr="00000000">
              <w:rPr>
                <w:rFonts w:ascii="Calibri" w:cs="Calibri" w:eastAsia="Calibri" w:hAnsi="Calibri"/>
                <w:color w:val="000000"/>
                <w:sz w:val="22"/>
                <w:szCs w:val="22"/>
                <w:rtl w:val="0"/>
              </w:rPr>
              <w:t xml:space="preserve">Allow ConnectWise Control (ScreenConnect) Access through your Firewall/Proxy</w:t>
            </w:r>
          </w:hyperlink>
          <w:r w:rsidDel="00000000" w:rsidR="00000000" w:rsidRPr="00000000">
            <w:rPr>
              <w:rFonts w:ascii="Calibri" w:cs="Calibri" w:eastAsia="Calibri" w:hAnsi="Calibri"/>
              <w:color w:val="000000"/>
              <w:sz w:val="22"/>
              <w:szCs w:val="22"/>
              <w:rtl w:val="0"/>
            </w:rPr>
            <w:tab/>
          </w:r>
          <w:hyperlink w:anchor="bookmark=id.3znysh7">
            <w:r w:rsidDel="00000000" w:rsidR="00000000" w:rsidRPr="00000000">
              <w:rPr>
                <w:rFonts w:ascii="Calibri" w:cs="Calibri" w:eastAsia="Calibri" w:hAnsi="Calibri"/>
                <w:color w:val="000000"/>
                <w:sz w:val="19"/>
                <w:szCs w:val="19"/>
                <w:rtl w:val="0"/>
              </w:rPr>
              <w:t xml:space="preserve">4</w:t>
            </w:r>
          </w:hyperlink>
          <w:r w:rsidDel="00000000" w:rsidR="00000000" w:rsidRPr="00000000">
            <w:rPr>
              <w:rtl w:val="0"/>
            </w:rPr>
          </w:r>
        </w:p>
      </w:sdtContent>
    </w:sdt>
    <w:sdt>
      <w:sdtPr>
        <w:tag w:val="goog_rdk_7"/>
      </w:sdtPr>
      <w:sdtContent>
        <w:p w:rsidR="00000000" w:rsidDel="00000000" w:rsidP="00000000" w:rsidRDefault="00000000" w:rsidRPr="00000000" w14:paraId="00000045">
          <w:pPr>
            <w:spacing w:after="0" w:line="240" w:lineRule="auto"/>
            <w:rPr>
              <w:rFonts w:ascii="Calibri" w:cs="Calibri" w:eastAsia="Calibri" w:hAnsi="Calibri"/>
              <w:color w:val="000000"/>
              <w:sz w:val="22"/>
              <w:szCs w:val="22"/>
            </w:rPr>
            <w:pPrChange w:author="Geoffrey Reynolds" w:id="0" w:date="2022-05-04T22:25:54Z">
              <w:pPr>
                <w:spacing w:after="0" w:line="101" w:lineRule="auto"/>
              </w:pPr>
            </w:pPrChange>
          </w:pPr>
          <w:r w:rsidDel="00000000" w:rsidR="00000000" w:rsidRPr="00000000">
            <w:rPr>
              <w:rtl w:val="0"/>
            </w:rPr>
          </w:r>
        </w:p>
      </w:sdtContent>
    </w:sdt>
    <w:sdt>
      <w:sdtPr>
        <w:tag w:val="goog_rdk_9"/>
      </w:sdtPr>
      <w:sdtContent>
        <w:p w:rsidR="00000000" w:rsidDel="00000000" w:rsidP="00000000" w:rsidRDefault="00000000" w:rsidRPr="00000000" w14:paraId="00000046">
          <w:pPr>
            <w:tabs>
              <w:tab w:val="left" w:pos="868"/>
              <w:tab w:val="left" w:pos="9808"/>
            </w:tabs>
            <w:spacing w:after="0" w:line="240" w:lineRule="auto"/>
            <w:ind w:left="228" w:firstLine="0"/>
            <w:rPr>
              <w:rFonts w:ascii="Calibri" w:cs="Calibri" w:eastAsia="Calibri" w:hAnsi="Calibri"/>
              <w:color w:val="000000"/>
              <w:sz w:val="19"/>
              <w:szCs w:val="19"/>
            </w:rPr>
            <w:pPrChange w:author="Geoffrey Reynolds" w:id="0" w:date="2022-05-04T22:25:54Z">
              <w:pPr>
                <w:tabs>
                  <w:tab w:val="left" w:pos="868"/>
                  <w:tab w:val="left" w:pos="9808"/>
                </w:tabs>
                <w:spacing w:after="0" w:lineRule="auto"/>
                <w:ind w:left="228" w:firstLine="0"/>
              </w:pPr>
            </w:pPrChange>
          </w:pPr>
          <w:hyperlink w:anchor="bookmark=id.3znysh7">
            <w:r w:rsidDel="00000000" w:rsidR="00000000" w:rsidRPr="00000000">
              <w:rPr>
                <w:rFonts w:ascii="Calibri" w:cs="Calibri" w:eastAsia="Calibri" w:hAnsi="Calibri"/>
                <w:color w:val="000000"/>
                <w:sz w:val="22"/>
                <w:szCs w:val="22"/>
                <w:rtl w:val="0"/>
              </w:rPr>
              <w:t xml:space="preserve">4.2</w:t>
            </w:r>
          </w:hyperlink>
          <w:r w:rsidDel="00000000" w:rsidR="00000000" w:rsidRPr="00000000">
            <w:rPr>
              <w:rFonts w:ascii="Calibri" w:cs="Calibri" w:eastAsia="Calibri" w:hAnsi="Calibri"/>
              <w:color w:val="000000"/>
              <w:sz w:val="22"/>
              <w:szCs w:val="22"/>
              <w:rtl w:val="0"/>
            </w:rPr>
            <w:tab/>
          </w:r>
          <w:hyperlink w:anchor="bookmark=id.3znysh7">
            <w:r w:rsidDel="00000000" w:rsidR="00000000" w:rsidRPr="00000000">
              <w:rPr>
                <w:rFonts w:ascii="Calibri" w:cs="Calibri" w:eastAsia="Calibri" w:hAnsi="Calibri"/>
                <w:color w:val="000000"/>
                <w:sz w:val="22"/>
                <w:szCs w:val="22"/>
                <w:rtl w:val="0"/>
              </w:rPr>
              <w:t xml:space="preserve">Confirm Connectivity to Relay Server</w:t>
            </w:r>
          </w:hyperlink>
          <w:sdt>
            <w:sdtPr>
              <w:tag w:val="goog_rdk_8"/>
            </w:sdtPr>
            <w:sdtContent>
              <w:ins w:author="Geoffrey Reynolds" w:id="1" w:date="2022-05-04T22:24:10Z">
                <w:r w:rsidDel="00000000" w:rsidR="00000000" w:rsidRPr="00000000">
                  <w:rPr>
                    <w:rFonts w:ascii="Calibri" w:cs="Calibri" w:eastAsia="Calibri" w:hAnsi="Calibri"/>
                    <w:color w:val="000000"/>
                    <w:sz w:val="22"/>
                    <w:szCs w:val="22"/>
                    <w:rtl w:val="0"/>
                  </w:rPr>
                  <w:t xml:space="preserve">………………………………………………………………………………………………….</w:t>
                </w:r>
              </w:ins>
            </w:sdtContent>
          </w:sdt>
          <w:r w:rsidDel="00000000" w:rsidR="00000000" w:rsidRPr="00000000">
            <w:rPr>
              <w:rFonts w:ascii="Calibri" w:cs="Calibri" w:eastAsia="Calibri" w:hAnsi="Calibri"/>
              <w:color w:val="000000"/>
              <w:sz w:val="22"/>
              <w:szCs w:val="22"/>
              <w:rtl w:val="0"/>
            </w:rPr>
            <w:tab/>
          </w:r>
          <w:hyperlink w:anchor="bookmark=id.3znysh7">
            <w:r w:rsidDel="00000000" w:rsidR="00000000" w:rsidRPr="00000000">
              <w:rPr>
                <w:rFonts w:ascii="Calibri" w:cs="Calibri" w:eastAsia="Calibri" w:hAnsi="Calibri"/>
                <w:color w:val="000000"/>
                <w:sz w:val="19"/>
                <w:szCs w:val="19"/>
                <w:rtl w:val="0"/>
              </w:rPr>
              <w:t xml:space="preserve">4</w:t>
            </w:r>
          </w:hyperlink>
          <w:r w:rsidDel="00000000" w:rsidR="00000000" w:rsidRPr="00000000">
            <w:rPr>
              <w:rtl w:val="0"/>
            </w:rPr>
          </w:r>
        </w:p>
      </w:sdtContent>
    </w:sdt>
    <w:sdt>
      <w:sdtPr>
        <w:tag w:val="goog_rdk_10"/>
      </w:sdtPr>
      <w:sdtContent>
        <w:p w:rsidR="00000000" w:rsidDel="00000000" w:rsidP="00000000" w:rsidRDefault="00000000" w:rsidRPr="00000000" w14:paraId="00000047">
          <w:pPr>
            <w:spacing w:after="0" w:line="240" w:lineRule="auto"/>
            <w:rPr>
              <w:rFonts w:ascii="Calibri" w:cs="Calibri" w:eastAsia="Calibri" w:hAnsi="Calibri"/>
              <w:color w:val="000000"/>
              <w:sz w:val="22"/>
              <w:szCs w:val="22"/>
            </w:rPr>
            <w:pPrChange w:author="Geoffrey Reynolds" w:id="0" w:date="2022-05-04T22:25:54Z">
              <w:pPr>
                <w:spacing w:after="0" w:line="99" w:lineRule="auto"/>
              </w:pPr>
            </w:pPrChange>
          </w:pPr>
          <w:r w:rsidDel="00000000" w:rsidR="00000000" w:rsidRPr="00000000">
            <w:rPr>
              <w:rtl w:val="0"/>
            </w:rPr>
          </w:r>
        </w:p>
      </w:sdtContent>
    </w:sdt>
    <w:sdt>
      <w:sdtPr>
        <w:tag w:val="goog_rdk_13"/>
      </w:sdtPr>
      <w:sdtContent>
        <w:p w:rsidR="00000000" w:rsidDel="00000000" w:rsidP="00000000" w:rsidRDefault="00000000" w:rsidRPr="00000000" w14:paraId="00000048">
          <w:pPr>
            <w:tabs>
              <w:tab w:val="left" w:pos="868"/>
              <w:tab w:val="left" w:pos="9808"/>
            </w:tabs>
            <w:spacing w:after="0" w:line="240" w:lineRule="auto"/>
            <w:ind w:left="228" w:firstLine="0"/>
            <w:rPr>
              <w:ins w:author="Geoffrey Reynolds" w:id="3" w:date="2022-05-04T22:22:40Z"/>
              <w:rFonts w:ascii="Calibri" w:cs="Calibri" w:eastAsia="Calibri" w:hAnsi="Calibri"/>
              <w:color w:val="000000"/>
              <w:sz w:val="19"/>
              <w:szCs w:val="19"/>
            </w:rPr>
          </w:pPr>
          <w:hyperlink w:anchor="bookmark=id.3dy6vkm">
            <w:r w:rsidDel="00000000" w:rsidR="00000000" w:rsidRPr="00000000">
              <w:rPr>
                <w:rFonts w:ascii="Calibri" w:cs="Calibri" w:eastAsia="Calibri" w:hAnsi="Calibri"/>
                <w:color w:val="000000"/>
                <w:sz w:val="22"/>
                <w:szCs w:val="22"/>
                <w:rtl w:val="0"/>
              </w:rPr>
              <w:t xml:space="preserve">4.3</w:t>
            </w:r>
          </w:hyperlink>
          <w:r w:rsidDel="00000000" w:rsidR="00000000" w:rsidRPr="00000000">
            <w:rPr>
              <w:rFonts w:ascii="Calibri" w:cs="Calibri" w:eastAsia="Calibri" w:hAnsi="Calibri"/>
              <w:color w:val="000000"/>
              <w:sz w:val="22"/>
              <w:szCs w:val="22"/>
              <w:rtl w:val="0"/>
            </w:rPr>
            <w:tab/>
          </w:r>
          <w:hyperlink w:anchor="bookmark=id.3dy6vkm">
            <w:r w:rsidDel="00000000" w:rsidR="00000000" w:rsidRPr="00000000">
              <w:rPr>
                <w:rFonts w:ascii="Calibri" w:cs="Calibri" w:eastAsia="Calibri" w:hAnsi="Calibri"/>
                <w:color w:val="000000"/>
                <w:sz w:val="22"/>
                <w:szCs w:val="22"/>
                <w:rtl w:val="0"/>
              </w:rPr>
              <w:t xml:space="preserve">Using Telnet to Confirm Connectivity</w:t>
            </w:r>
          </w:hyperlink>
          <w:sdt>
            <w:sdtPr>
              <w:tag w:val="goog_rdk_11"/>
            </w:sdtPr>
            <w:sdtContent>
              <w:ins w:author="Geoffrey Reynolds" w:id="2" w:date="2022-05-04T22:23:54Z">
                <w:r w:rsidDel="00000000" w:rsidR="00000000" w:rsidRPr="00000000">
                  <w:rPr>
                    <w:rFonts w:ascii="Calibri" w:cs="Calibri" w:eastAsia="Calibri" w:hAnsi="Calibri"/>
                    <w:color w:val="000000"/>
                    <w:sz w:val="22"/>
                    <w:szCs w:val="22"/>
                    <w:rtl w:val="0"/>
                  </w:rPr>
                  <w:t xml:space="preserve">………………………………………………………………………………………………….</w:t>
                </w:r>
              </w:ins>
            </w:sdtContent>
          </w:sdt>
          <w:r w:rsidDel="00000000" w:rsidR="00000000" w:rsidRPr="00000000">
            <w:rPr>
              <w:rFonts w:ascii="Calibri" w:cs="Calibri" w:eastAsia="Calibri" w:hAnsi="Calibri"/>
              <w:color w:val="000000"/>
              <w:sz w:val="22"/>
              <w:szCs w:val="22"/>
              <w:rtl w:val="0"/>
            </w:rPr>
            <w:tab/>
          </w:r>
          <w:hyperlink w:anchor="bookmark=id.3dy6vkm">
            <w:r w:rsidDel="00000000" w:rsidR="00000000" w:rsidRPr="00000000">
              <w:rPr>
                <w:rFonts w:ascii="Calibri" w:cs="Calibri" w:eastAsia="Calibri" w:hAnsi="Calibri"/>
                <w:color w:val="000000"/>
                <w:sz w:val="19"/>
                <w:szCs w:val="19"/>
                <w:rtl w:val="0"/>
              </w:rPr>
              <w:t xml:space="preserve">7</w:t>
            </w:r>
          </w:hyperlink>
          <w:sdt>
            <w:sdtPr>
              <w:tag w:val="goog_rdk_12"/>
            </w:sdtPr>
            <w:sdtContent>
              <w:ins w:author="Geoffrey Reynolds" w:id="3" w:date="2022-05-04T22:22:40Z">
                <w:r w:rsidDel="00000000" w:rsidR="00000000" w:rsidRPr="00000000">
                  <w:rPr>
                    <w:rtl w:val="0"/>
                  </w:rPr>
                </w:r>
              </w:ins>
            </w:sdtContent>
          </w:sdt>
        </w:p>
      </w:sdtContent>
    </w:sdt>
    <w:sdt>
      <w:sdtPr>
        <w:tag w:val="goog_rdk_16"/>
      </w:sdtPr>
      <w:sdtContent>
        <w:p w:rsidR="00000000" w:rsidDel="00000000" w:rsidP="00000000" w:rsidRDefault="00000000" w:rsidRPr="00000000" w14:paraId="00000049">
          <w:pPr>
            <w:tabs>
              <w:tab w:val="left" w:pos="868"/>
              <w:tab w:val="left" w:pos="9808"/>
            </w:tabs>
            <w:spacing w:after="0" w:line="240" w:lineRule="auto"/>
            <w:ind w:left="228" w:firstLine="0"/>
            <w:rPr>
              <w:rFonts w:ascii="Calibri" w:cs="Calibri" w:eastAsia="Calibri" w:hAnsi="Calibri"/>
              <w:rPrChange w:author="Geoffrey Reynolds" w:id="4" w:date="2022-05-04T22:22:40Z">
                <w:rPr>
                  <w:rFonts w:ascii="Calibri" w:cs="Calibri" w:eastAsia="Calibri" w:hAnsi="Calibri"/>
                  <w:color w:val="000000"/>
                  <w:sz w:val="19"/>
                  <w:szCs w:val="19"/>
                </w:rPr>
              </w:rPrChange>
            </w:rPr>
            <w:pPrChange w:author="Geoffrey Reynolds" w:id="0" w:date="2022-05-04T22:25:54Z">
              <w:pPr>
                <w:tabs>
                  <w:tab w:val="left" w:pos="868"/>
                  <w:tab w:val="left" w:pos="9808"/>
                </w:tabs>
                <w:spacing w:after="0" w:lineRule="auto"/>
                <w:ind w:left="228" w:firstLine="0"/>
              </w:pPr>
            </w:pPrChange>
          </w:pPr>
          <w:sdt>
            <w:sdtPr>
              <w:tag w:val="goog_rdk_14"/>
            </w:sdtPr>
            <w:sdtContent>
              <w:ins w:author="Geoffrey Reynolds" w:id="3" w:date="2022-05-04T22:22:40Z">
                <w:r w:rsidDel="00000000" w:rsidR="00000000" w:rsidRPr="00000000">
                  <w:rPr>
                    <w:rFonts w:ascii="Calibri" w:cs="Calibri" w:eastAsia="Calibri" w:hAnsi="Calibri"/>
                    <w:color w:val="000000"/>
                    <w:sz w:val="19"/>
                    <w:szCs w:val="19"/>
                    <w:rtl w:val="0"/>
                  </w:rPr>
                  <w:t xml:space="preserve">4.4</w:t>
                  <w:tab/>
                  <w:t xml:space="preserve">Document Revision History……………………………………………..………………………………………………………………….8</w:t>
                </w:r>
              </w:ins>
            </w:sdtContent>
          </w:sdt>
          <w:sdt>
            <w:sdtPr>
              <w:tag w:val="goog_rdk_15"/>
            </w:sdtPr>
            <w:sdtContent>
              <w:r w:rsidDel="00000000" w:rsidR="00000000" w:rsidRPr="00000000">
                <w:rPr>
                  <w:rtl w:val="0"/>
                </w:rPr>
              </w:r>
            </w:sdtContent>
          </w:sdt>
        </w:p>
      </w:sdtContent>
    </w:sdt>
    <w:p w:rsidR="00000000" w:rsidDel="00000000" w:rsidP="00000000" w:rsidRDefault="00000000" w:rsidRPr="00000000" w14:paraId="0000004A">
      <w:pPr>
        <w:spacing w:after="0" w:line="20" w:lineRule="auto"/>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6837044</wp:posOffset>
            </wp:positionV>
            <wp:extent cx="6347460" cy="18415"/>
            <wp:effectExtent b="0" l="0" r="0" t="0"/>
            <wp:wrapNone/>
            <wp:docPr id="9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04B">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C">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D">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E">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F">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0">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1">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2">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3">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4">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5">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6">
      <w:pPr>
        <w:spacing w:after="0" w:line="200" w:lineRule="auto"/>
        <w:rPr>
          <w:rFonts w:ascii="Calibri" w:cs="Calibri" w:eastAsia="Calibri" w:hAnsi="Calibri"/>
          <w:color w:val="000000"/>
          <w:sz w:val="22"/>
          <w:szCs w:val="22"/>
        </w:rPr>
      </w:pPr>
      <w:r w:rsidDel="00000000" w:rsidR="00000000" w:rsidRPr="00000000">
        <w:rPr>
          <w:rtl w:val="0"/>
        </w:rPr>
      </w:r>
    </w:p>
    <w:sdt>
      <w:sdtPr>
        <w:tag w:val="goog_rdk_17"/>
      </w:sdtPr>
      <w:sdtContent>
        <w:p w:rsidR="00000000" w:rsidDel="00000000" w:rsidP="00000000" w:rsidRDefault="00000000" w:rsidRPr="00000000" w14:paraId="00000057">
          <w:pPr>
            <w:spacing w:after="0" w:line="480" w:lineRule="auto"/>
            <w:rPr>
              <w:rFonts w:ascii="Calibri" w:cs="Calibri" w:eastAsia="Calibri" w:hAnsi="Calibri"/>
              <w:color w:val="000000"/>
              <w:sz w:val="22"/>
              <w:szCs w:val="22"/>
            </w:rPr>
            <w:pPrChange w:author="Geoffrey Reynolds" w:id="0" w:date="2022-05-04T22:25:45Z">
              <w:pPr>
                <w:spacing w:after="0" w:line="200" w:lineRule="auto"/>
              </w:pPr>
            </w:pPrChange>
          </w:pPr>
          <w:r w:rsidDel="00000000" w:rsidR="00000000" w:rsidRPr="00000000">
            <w:rPr>
              <w:rtl w:val="0"/>
            </w:rPr>
          </w:r>
        </w:p>
      </w:sdtContent>
    </w:sdt>
    <w:p w:rsidR="00000000" w:rsidDel="00000000" w:rsidP="00000000" w:rsidRDefault="00000000" w:rsidRPr="00000000" w14:paraId="00000058">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9">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A">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B">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C">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D">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E">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F">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0">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1">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2">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3">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4">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6">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7">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8">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9">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A">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B">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C">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D">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E">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F">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0">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1">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2">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3">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4">
      <w:pPr>
        <w:spacing w:after="0" w:lin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0" w:lin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7">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8">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9">
      <w:pPr>
        <w:spacing w:after="0" w:line="20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A">
      <w:pPr>
        <w:spacing w:after="0" w:line="207"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B">
      <w:pPr>
        <w:spacing w:after="0" w:line="226" w:lineRule="auto"/>
        <w:ind w:right="152"/>
        <w:jc w:val="center"/>
        <w:rPr>
          <w:color w:val="000000"/>
          <w:sz w:val="20"/>
          <w:szCs w:val="20"/>
        </w:rPr>
        <w:sectPr>
          <w:type w:val="nextPage"/>
          <w:pgSz w:h="15840" w:w="12240" w:orient="portrait"/>
          <w:pgMar w:bottom="0" w:top="585" w:left="1152" w:right="1000" w:header="0" w:footer="0"/>
        </w:sectPr>
      </w:pPr>
      <w:r w:rsidDel="00000000" w:rsidR="00000000" w:rsidRPr="00000000">
        <w:rPr>
          <w:rFonts w:ascii="Calibri" w:cs="Calibri" w:eastAsia="Calibri" w:hAnsi="Calibri"/>
          <w:color w:val="595959"/>
          <w:sz w:val="16"/>
          <w:szCs w:val="16"/>
          <w:rtl w:val="0"/>
        </w:rPr>
        <w: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t>
      </w:r>
      <w:r w:rsidDel="00000000" w:rsidR="00000000" w:rsidRPr="00000000">
        <w:rPr>
          <w:rtl w:val="0"/>
        </w:rPr>
      </w:r>
    </w:p>
    <w:bookmarkStart w:colFirst="0" w:colLast="0" w:name="bookmark=id.1fob9te" w:id="2"/>
    <w:bookmarkEnd w:id="2"/>
    <w:p w:rsidR="00000000" w:rsidDel="00000000" w:rsidP="00000000" w:rsidRDefault="00000000" w:rsidRPr="00000000" w14:paraId="0000007C">
      <w:pPr>
        <w:spacing w:after="0" w:lineRule="auto"/>
        <w:jc w:val="right"/>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9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9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48640" cy="172085"/>
            <wp:effectExtent b="0" l="0" r="0" t="0"/>
            <wp:docPr id="10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4864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12065</wp:posOffset>
            </wp:positionV>
            <wp:extent cx="6347460" cy="18415"/>
            <wp:effectExtent b="0" l="0" r="0" t="0"/>
            <wp:wrapNone/>
            <wp:docPr id="7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-50164</wp:posOffset>
            </wp:positionH>
            <wp:positionV relativeFrom="paragraph">
              <wp:posOffset>152400</wp:posOffset>
            </wp:positionV>
            <wp:extent cx="1534795" cy="250190"/>
            <wp:effectExtent b="0" l="0" r="0" t="0"/>
            <wp:wrapNone/>
            <wp:docPr id="7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534795" cy="250190"/>
                    </a:xfrm>
                    <a:prstGeom prst="rect"/>
                    <a:ln/>
                  </pic:spPr>
                </pic:pic>
              </a:graphicData>
            </a:graphic>
          </wp:anchor>
        </w:drawing>
      </w:r>
    </w:p>
    <w:p w:rsidR="00000000" w:rsidDel="00000000" w:rsidP="00000000" w:rsidRDefault="00000000" w:rsidRPr="00000000" w14:paraId="000000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0">
      <w:pPr>
        <w:spacing w:after="0" w:line="268" w:lineRule="auto"/>
        <w:rPr>
          <w:color w:val="000000"/>
          <w:sz w:val="20"/>
          <w:szCs w:val="20"/>
        </w:rPr>
      </w:pPr>
      <w:r w:rsidDel="00000000" w:rsidR="00000000" w:rsidRPr="00000000">
        <w:rPr>
          <w:rtl w:val="0"/>
        </w:rPr>
      </w:r>
    </w:p>
    <w:p w:rsidR="00000000" w:rsidDel="00000000" w:rsidP="00000000" w:rsidRDefault="00000000" w:rsidRPr="00000000" w14:paraId="00000081">
      <w:pPr>
        <w:spacing w:after="0" w:lineRule="auto"/>
        <w:rPr>
          <w:color w:val="000000"/>
          <w:sz w:val="20"/>
          <w:szCs w:val="20"/>
        </w:rPr>
      </w:pPr>
      <w:r w:rsidDel="00000000" w:rsidR="00000000" w:rsidRPr="00000000">
        <w:rPr>
          <w:rFonts w:ascii="Calibri" w:cs="Calibri" w:eastAsia="Calibri" w:hAnsi="Calibri"/>
          <w:color w:val="000000"/>
          <w:sz w:val="22"/>
          <w:szCs w:val="22"/>
          <w:rtl w:val="0"/>
        </w:rPr>
        <w:t xml:space="preserve">This manual outlines the use of ScreenConnect and how it can be implemented to provide better support.</w:t>
      </w:r>
      <w:r w:rsidDel="00000000" w:rsidR="00000000" w:rsidRPr="00000000">
        <w:rPr>
          <w:rtl w:val="0"/>
        </w:rPr>
      </w:r>
    </w:p>
    <w:p w:rsidR="00000000" w:rsidDel="00000000" w:rsidP="00000000" w:rsidRDefault="00000000" w:rsidRPr="00000000" w14:paraId="00000082">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-50164</wp:posOffset>
            </wp:positionH>
            <wp:positionV relativeFrom="paragraph">
              <wp:posOffset>327025</wp:posOffset>
            </wp:positionV>
            <wp:extent cx="2741295" cy="250190"/>
            <wp:effectExtent b="0" l="0" r="0" t="0"/>
            <wp:wrapNone/>
            <wp:docPr id="7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41295" cy="250190"/>
                    </a:xfrm>
                    <a:prstGeom prst="rect"/>
                    <a:ln/>
                  </pic:spPr>
                </pic:pic>
              </a:graphicData>
            </a:graphic>
          </wp:anchor>
        </w:drawing>
      </w:r>
    </w:p>
    <w:p w:rsidR="00000000" w:rsidDel="00000000" w:rsidP="00000000" w:rsidRDefault="00000000" w:rsidRPr="00000000" w14:paraId="0000008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6">
      <w:pPr>
        <w:spacing w:after="0" w:line="392" w:lineRule="auto"/>
        <w:rPr>
          <w:color w:val="000000"/>
          <w:sz w:val="20"/>
          <w:szCs w:val="20"/>
        </w:rPr>
      </w:pPr>
      <w:r w:rsidDel="00000000" w:rsidR="00000000" w:rsidRPr="00000000">
        <w:rPr>
          <w:rtl w:val="0"/>
        </w:rPr>
      </w:r>
    </w:p>
    <w:p w:rsidR="00000000" w:rsidDel="00000000" w:rsidP="00000000" w:rsidRDefault="00000000" w:rsidRPr="00000000" w14:paraId="00000087">
      <w:pPr>
        <w:spacing w:after="0" w:line="436" w:lineRule="auto"/>
        <w:ind w:right="880"/>
        <w:rPr>
          <w:color w:val="000000"/>
          <w:sz w:val="20"/>
          <w:szCs w:val="20"/>
        </w:rPr>
      </w:pPr>
      <w:r w:rsidDel="00000000" w:rsidR="00000000" w:rsidRPr="00000000">
        <w:rPr>
          <w:rFonts w:ascii="Calibri" w:cs="Calibri" w:eastAsia="Calibri" w:hAnsi="Calibri"/>
          <w:color w:val="000000"/>
          <w:sz w:val="22"/>
          <w:szCs w:val="22"/>
          <w:rtl w:val="0"/>
        </w:rPr>
        <w:t xml:space="preserve">Connectwise ScreenConnect is a remote support software that may be used to connect to any machine enabled to do so via agent and support session.</w:t>
      </w:r>
      <w:r w:rsidDel="00000000" w:rsidR="00000000" w:rsidRPr="00000000">
        <w:rPr>
          <w:rtl w:val="0"/>
        </w:rPr>
      </w:r>
    </w:p>
    <w:p w:rsidR="00000000" w:rsidDel="00000000" w:rsidP="00000000" w:rsidRDefault="00000000" w:rsidRPr="00000000" w14:paraId="00000088">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-50164</wp:posOffset>
            </wp:positionH>
            <wp:positionV relativeFrom="paragraph">
              <wp:posOffset>186690</wp:posOffset>
            </wp:positionV>
            <wp:extent cx="2477770" cy="250190"/>
            <wp:effectExtent b="0" l="0" r="0" t="0"/>
            <wp:wrapNone/>
            <wp:docPr id="7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77770" cy="250190"/>
                    </a:xfrm>
                    <a:prstGeom prst="rect"/>
                    <a:ln/>
                  </pic:spPr>
                </pic:pic>
              </a:graphicData>
            </a:graphic>
          </wp:anchor>
        </w:drawing>
      </w:r>
    </w:p>
    <w:p w:rsidR="00000000" w:rsidDel="00000000" w:rsidP="00000000" w:rsidRDefault="00000000" w:rsidRPr="00000000" w14:paraId="000000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B">
      <w:pPr>
        <w:spacing w:after="0" w:line="371" w:lineRule="auto"/>
        <w:rPr>
          <w:color w:val="000000"/>
          <w:sz w:val="20"/>
          <w:szCs w:val="20"/>
        </w:rPr>
      </w:pPr>
      <w:r w:rsidDel="00000000" w:rsidR="00000000" w:rsidRPr="00000000">
        <w:rPr>
          <w:rtl w:val="0"/>
        </w:rPr>
      </w:r>
    </w:p>
    <w:p w:rsidR="00000000" w:rsidDel="00000000" w:rsidP="00000000" w:rsidRDefault="00000000" w:rsidRPr="00000000" w14:paraId="0000008C">
      <w:pPr>
        <w:spacing w:after="0" w:line="458" w:lineRule="auto"/>
        <w:ind w:right="460"/>
        <w:rPr>
          <w:color w:val="000000"/>
          <w:sz w:val="20"/>
          <w:szCs w:val="20"/>
        </w:rPr>
      </w:pPr>
      <w:r w:rsidDel="00000000" w:rsidR="00000000" w:rsidRPr="00000000">
        <w:rPr>
          <w:rFonts w:ascii="Calibri" w:cs="Calibri" w:eastAsia="Calibri" w:hAnsi="Calibri"/>
          <w:color w:val="000000"/>
          <w:sz w:val="22"/>
          <w:szCs w:val="22"/>
          <w:rtl w:val="0"/>
        </w:rPr>
        <w:t xml:space="preserve">Trax officially uses ScreenConnect to deliver its remote support. With that said, we will provide an Agent installer laced with the proper build to add to our Relay Service. The installation is quick and easy. Following installation, we will be able to see the machine available.</w:t>
      </w:r>
      <w:r w:rsidDel="00000000" w:rsidR="00000000" w:rsidRPr="00000000">
        <w:rPr>
          <w:rtl w:val="0"/>
        </w:rPr>
      </w:r>
    </w:p>
    <w:p w:rsidR="00000000" w:rsidDel="00000000" w:rsidP="00000000" w:rsidRDefault="00000000" w:rsidRPr="00000000" w14:paraId="0000008D">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314960</wp:posOffset>
            </wp:positionH>
            <wp:positionV relativeFrom="paragraph">
              <wp:posOffset>171450</wp:posOffset>
            </wp:positionV>
            <wp:extent cx="1331595" cy="219710"/>
            <wp:effectExtent b="0" l="0" r="0" t="0"/>
            <wp:wrapNone/>
            <wp:docPr id="8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331595" cy="219710"/>
                    </a:xfrm>
                    <a:prstGeom prst="rect"/>
                    <a:ln/>
                  </pic:spPr>
                </pic:pic>
              </a:graphicData>
            </a:graphic>
          </wp:anchor>
        </w:drawing>
      </w:r>
    </w:p>
    <w:p w:rsidR="00000000" w:rsidDel="00000000" w:rsidP="00000000" w:rsidRDefault="00000000" w:rsidRPr="00000000" w14:paraId="000000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0">
      <w:pPr>
        <w:spacing w:after="0" w:line="299" w:lineRule="auto"/>
        <w:rPr>
          <w:color w:val="000000"/>
          <w:sz w:val="20"/>
          <w:szCs w:val="20"/>
        </w:rPr>
      </w:pPr>
      <w:r w:rsidDel="00000000" w:rsidR="00000000" w:rsidRPr="00000000">
        <w:rPr>
          <w:rtl w:val="0"/>
        </w:rPr>
      </w:r>
    </w:p>
    <w:p w:rsidR="00000000" w:rsidDel="00000000" w:rsidP="00000000" w:rsidRDefault="00000000" w:rsidRPr="00000000" w14:paraId="00000091">
      <w:pPr>
        <w:spacing w:after="0" w:line="437" w:lineRule="auto"/>
        <w:ind w:right="400"/>
        <w:rPr>
          <w:color w:val="000000"/>
          <w:sz w:val="20"/>
          <w:szCs w:val="20"/>
        </w:rPr>
      </w:pPr>
      <w:r w:rsidDel="00000000" w:rsidR="00000000" w:rsidRPr="00000000">
        <w:rPr>
          <w:rFonts w:ascii="Calibri" w:cs="Calibri" w:eastAsia="Calibri" w:hAnsi="Calibri"/>
          <w:color w:val="000000"/>
          <w:sz w:val="22"/>
          <w:szCs w:val="22"/>
          <w:rtl w:val="0"/>
        </w:rPr>
        <w:t xml:space="preserve">A Jump Box is a computer on the network that allows TRAX to enter your environment at any time. What we will require from this machine:</w:t>
      </w:r>
      <w:r w:rsidDel="00000000" w:rsidR="00000000" w:rsidRPr="00000000">
        <w:rPr>
          <w:rtl w:val="0"/>
        </w:rPr>
      </w:r>
    </w:p>
    <w:p w:rsidR="00000000" w:rsidDel="00000000" w:rsidP="00000000" w:rsidRDefault="00000000" w:rsidRPr="00000000" w14:paraId="00000092">
      <w:pPr>
        <w:spacing w:after="0" w:line="49" w:lineRule="auto"/>
        <w:rPr>
          <w:color w:val="000000"/>
          <w:sz w:val="20"/>
          <w:szCs w:val="20"/>
        </w:rPr>
      </w:pPr>
      <w:r w:rsidDel="00000000" w:rsidR="00000000" w:rsidRPr="00000000">
        <w:rPr>
          <w:rtl w:val="0"/>
        </w:rPr>
      </w:r>
    </w:p>
    <w:p w:rsidR="00000000" w:rsidDel="00000000" w:rsidP="00000000" w:rsidRDefault="00000000" w:rsidRPr="00000000" w14:paraId="00000093">
      <w:pPr>
        <w:spacing w:after="0" w:lineRule="auto"/>
        <w:ind w:left="720" w:firstLine="0"/>
        <w:rPr>
          <w:color w:val="000000"/>
          <w:sz w:val="20"/>
          <w:szCs w:val="20"/>
        </w:rPr>
      </w:pPr>
      <w:r w:rsidDel="00000000" w:rsidR="00000000" w:rsidRPr="00000000">
        <w:rPr>
          <w:rFonts w:ascii="Calibri" w:cs="Calibri" w:eastAsia="Calibri" w:hAnsi="Calibri"/>
          <w:color w:val="000000"/>
          <w:sz w:val="22"/>
          <w:szCs w:val="22"/>
          <w:rtl w:val="0"/>
        </w:rPr>
        <w:t xml:space="preserve">1-Administrative Credentials to this machine--to use the agent.</w:t>
      </w:r>
      <w:r w:rsidDel="00000000" w:rsidR="00000000" w:rsidRPr="00000000">
        <w:rPr>
          <w:rtl w:val="0"/>
        </w:rPr>
      </w:r>
    </w:p>
    <w:p w:rsidR="00000000" w:rsidDel="00000000" w:rsidP="00000000" w:rsidRDefault="00000000" w:rsidRPr="00000000" w14:paraId="00000094">
      <w:pPr>
        <w:spacing w:after="0" w:line="269" w:lineRule="auto"/>
        <w:rPr>
          <w:color w:val="000000"/>
          <w:sz w:val="20"/>
          <w:szCs w:val="20"/>
        </w:rPr>
      </w:pPr>
      <w:r w:rsidDel="00000000" w:rsidR="00000000" w:rsidRPr="00000000">
        <w:rPr>
          <w:rtl w:val="0"/>
        </w:rPr>
      </w:r>
    </w:p>
    <w:p w:rsidR="00000000" w:rsidDel="00000000" w:rsidP="00000000" w:rsidRDefault="00000000" w:rsidRPr="00000000" w14:paraId="00000095">
      <w:pPr>
        <w:spacing w:after="0" w:lineRule="auto"/>
        <w:ind w:left="720" w:firstLine="0"/>
        <w:rPr>
          <w:color w:val="000000"/>
          <w:sz w:val="20"/>
          <w:szCs w:val="20"/>
        </w:rPr>
      </w:pPr>
      <w:r w:rsidDel="00000000" w:rsidR="00000000" w:rsidRPr="00000000">
        <w:rPr>
          <w:rFonts w:ascii="Calibri" w:cs="Calibri" w:eastAsia="Calibri" w:hAnsi="Calibri"/>
          <w:color w:val="000000"/>
          <w:sz w:val="22"/>
          <w:szCs w:val="22"/>
          <w:rtl w:val="0"/>
        </w:rPr>
        <w:t xml:space="preserve">2- Access to the environments that you would like us to support</w:t>
      </w:r>
      <w:r w:rsidDel="00000000" w:rsidR="00000000" w:rsidRPr="00000000">
        <w:rPr>
          <w:rtl w:val="0"/>
        </w:rPr>
      </w:r>
    </w:p>
    <w:p w:rsidR="00000000" w:rsidDel="00000000" w:rsidP="00000000" w:rsidRDefault="00000000" w:rsidRPr="00000000" w14:paraId="00000096">
      <w:pPr>
        <w:spacing w:after="0" w:line="318" w:lineRule="auto"/>
        <w:rPr>
          <w:color w:val="000000"/>
          <w:sz w:val="20"/>
          <w:szCs w:val="20"/>
        </w:rPr>
      </w:pPr>
      <w:r w:rsidDel="00000000" w:rsidR="00000000" w:rsidRPr="00000000">
        <w:rPr>
          <w:rtl w:val="0"/>
        </w:rPr>
      </w:r>
    </w:p>
    <w:p w:rsidR="00000000" w:rsidDel="00000000" w:rsidP="00000000" w:rsidRDefault="00000000" w:rsidRPr="00000000" w14:paraId="00000097">
      <w:pPr>
        <w:spacing w:after="0" w:line="457" w:lineRule="auto"/>
        <w:ind w:right="240"/>
        <w:jc w:val="both"/>
        <w:rPr>
          <w:color w:val="000000"/>
          <w:sz w:val="20"/>
          <w:szCs w:val="20"/>
        </w:rPr>
      </w:pPr>
      <w:r w:rsidDel="00000000" w:rsidR="00000000" w:rsidRPr="00000000">
        <w:rPr>
          <w:rFonts w:ascii="Calibri" w:cs="Calibri" w:eastAsia="Calibri" w:hAnsi="Calibri"/>
          <w:color w:val="000000"/>
          <w:sz w:val="22"/>
          <w:szCs w:val="22"/>
          <w:rtl w:val="0"/>
        </w:rPr>
        <w:t xml:space="preserve">TRAX will provide a link that will enable you to download and install the Agent to install on your host machine. Once the wizard has finished the installation process, it will automatically connect to our relay server at which point, it is ready for support.</w:t>
      </w:r>
      <w:r w:rsidDel="00000000" w:rsidR="00000000" w:rsidRPr="00000000">
        <w:rPr>
          <w:rtl w:val="0"/>
        </w:rPr>
      </w:r>
    </w:p>
    <w:p w:rsidR="00000000" w:rsidDel="00000000" w:rsidP="00000000" w:rsidRDefault="00000000" w:rsidRPr="00000000" w14:paraId="00000098">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2653665</wp:posOffset>
            </wp:positionV>
            <wp:extent cx="6347460" cy="18415"/>
            <wp:effectExtent b="0" l="0" r="0" t="0"/>
            <wp:wrapNone/>
            <wp:docPr id="8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09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D">
      <w:pPr>
        <w:spacing w:after="0" w:line="218" w:lineRule="auto"/>
        <w:rPr>
          <w:color w:val="000000"/>
          <w:sz w:val="20"/>
          <w:szCs w:val="20"/>
        </w:rPr>
      </w:pPr>
      <w:r w:rsidDel="00000000" w:rsidR="00000000" w:rsidRPr="00000000">
        <w:rPr>
          <w:rtl w:val="0"/>
        </w:rPr>
      </w:r>
    </w:p>
    <w:p w:rsidR="00000000" w:rsidDel="00000000" w:rsidP="00000000" w:rsidRDefault="00000000" w:rsidRPr="00000000" w14:paraId="000000AE">
      <w:pPr>
        <w:spacing w:after="0" w:line="226" w:lineRule="auto"/>
        <w:ind w:right="160"/>
        <w:jc w:val="center"/>
        <w:rPr>
          <w:color w:val="000000"/>
          <w:sz w:val="20"/>
          <w:szCs w:val="20"/>
        </w:rPr>
        <w:sectPr>
          <w:type w:val="nextPage"/>
          <w:pgSz w:h="15840" w:w="12240" w:orient="portrait"/>
          <w:pgMar w:bottom="0" w:top="585" w:left="1160" w:right="1000" w:header="0" w:footer="0"/>
        </w:sectPr>
      </w:pPr>
      <w:r w:rsidDel="00000000" w:rsidR="00000000" w:rsidRPr="00000000">
        <w:rPr>
          <w:rFonts w:ascii="Calibri" w:cs="Calibri" w:eastAsia="Calibri" w:hAnsi="Calibri"/>
          <w:color w:val="595959"/>
          <w:sz w:val="16"/>
          <w:szCs w:val="16"/>
          <w:rtl w:val="0"/>
        </w:rPr>
        <w: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t>
      </w:r>
      <w:r w:rsidDel="00000000" w:rsidR="00000000" w:rsidRPr="00000000">
        <w:rPr>
          <w:rtl w:val="0"/>
        </w:rPr>
      </w:r>
    </w:p>
    <w:bookmarkStart w:colFirst="0" w:colLast="0" w:name="bookmark=id.3znysh7" w:id="3"/>
    <w:bookmarkEnd w:id="3"/>
    <w:p w:rsidR="00000000" w:rsidDel="00000000" w:rsidP="00000000" w:rsidRDefault="00000000" w:rsidRPr="00000000" w14:paraId="000000AF">
      <w:pPr>
        <w:spacing w:after="0" w:lineRule="auto"/>
        <w:ind w:left="8860" w:firstLine="0"/>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7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8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54990" cy="172085"/>
            <wp:effectExtent b="0" l="0" r="0" t="0"/>
            <wp:docPr id="11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5499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0" w:lineRule="auto"/>
        <w:rPr>
          <w:color w:val="000000"/>
          <w:sz w:val="20"/>
          <w:szCs w:val="20"/>
        </w:rPr>
        <w:sectPr>
          <w:type w:val="nextPage"/>
          <w:pgSz w:h="15840" w:w="12240" w:orient="portrait"/>
          <w:pgMar w:bottom="0" w:top="585" w:left="1160" w:right="100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12065</wp:posOffset>
            </wp:positionV>
            <wp:extent cx="6347460" cy="18415"/>
            <wp:effectExtent b="0" l="0" r="0" t="0"/>
            <wp:wrapNone/>
            <wp:docPr id="8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-50164</wp:posOffset>
            </wp:positionH>
            <wp:positionV relativeFrom="paragraph">
              <wp:posOffset>152400</wp:posOffset>
            </wp:positionV>
            <wp:extent cx="3021330" cy="250190"/>
            <wp:effectExtent b="0" l="0" r="0" t="0"/>
            <wp:wrapNone/>
            <wp:docPr id="5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21330" cy="25019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314960</wp:posOffset>
            </wp:positionH>
            <wp:positionV relativeFrom="paragraph">
              <wp:posOffset>553720</wp:posOffset>
            </wp:positionV>
            <wp:extent cx="5948045" cy="438785"/>
            <wp:effectExtent b="0" l="0" r="0" t="0"/>
            <wp:wrapNone/>
            <wp:docPr id="6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8045" cy="438785"/>
                    </a:xfrm>
                    <a:prstGeom prst="rect"/>
                    <a:ln/>
                  </pic:spPr>
                </pic:pic>
              </a:graphicData>
            </a:graphic>
          </wp:anchor>
        </w:drawing>
      </w:r>
    </w:p>
    <w:p w:rsidR="00000000" w:rsidDel="00000000" w:rsidP="00000000" w:rsidRDefault="00000000" w:rsidRPr="00000000" w14:paraId="000000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8">
      <w:pPr>
        <w:spacing w:after="0" w:line="217" w:lineRule="auto"/>
        <w:rPr>
          <w:color w:val="000000"/>
          <w:sz w:val="20"/>
          <w:szCs w:val="20"/>
        </w:rPr>
      </w:pPr>
      <w:r w:rsidDel="00000000" w:rsidR="00000000" w:rsidRPr="00000000">
        <w:rPr>
          <w:rtl w:val="0"/>
        </w:rPr>
      </w:r>
    </w:p>
    <w:p w:rsidR="00000000" w:rsidDel="00000000" w:rsidP="00000000" w:rsidRDefault="00000000" w:rsidRPr="00000000" w14:paraId="000000B9">
      <w:pPr>
        <w:spacing w:after="0" w:lineRule="auto"/>
        <w:rPr>
          <w:color w:val="000000"/>
          <w:sz w:val="20"/>
          <w:szCs w:val="20"/>
        </w:rPr>
      </w:pPr>
      <w:r w:rsidDel="00000000" w:rsidR="00000000" w:rsidRPr="00000000">
        <w:rPr>
          <w:rFonts w:ascii="Calibri" w:cs="Calibri" w:eastAsia="Calibri" w:hAnsi="Calibri"/>
          <w:color w:val="000000"/>
          <w:sz w:val="22"/>
          <w:szCs w:val="22"/>
          <w:rtl w:val="0"/>
        </w:rPr>
        <w:t xml:space="preserve">ScreenConnect uses TCP port 443 to connect to:</w:t>
      </w:r>
      <w:r w:rsidDel="00000000" w:rsidR="00000000" w:rsidRPr="00000000">
        <w:rPr>
          <w:rtl w:val="0"/>
        </w:rPr>
      </w:r>
    </w:p>
    <w:p w:rsidR="00000000" w:rsidDel="00000000" w:rsidP="00000000" w:rsidRDefault="00000000" w:rsidRPr="00000000" w14:paraId="000000BA">
      <w:pPr>
        <w:spacing w:after="0" w:line="234" w:lineRule="auto"/>
        <w:rPr>
          <w:color w:val="000000"/>
          <w:sz w:val="20"/>
          <w:szCs w:val="20"/>
        </w:rPr>
      </w:pPr>
      <w:r w:rsidDel="00000000" w:rsidR="00000000" w:rsidRPr="00000000">
        <w:rPr>
          <w:rtl w:val="0"/>
        </w:rPr>
      </w:r>
    </w:p>
    <w:p w:rsidR="00000000" w:rsidDel="00000000" w:rsidP="00000000" w:rsidRDefault="00000000" w:rsidRPr="00000000" w14:paraId="000000BB">
      <w:pPr>
        <w:spacing w:after="0" w:lineRule="auto"/>
        <w:ind w:left="360" w:firstLine="0"/>
        <w:rPr>
          <w:color w:val="000000"/>
          <w:sz w:val="20"/>
          <w:szCs w:val="20"/>
        </w:rPr>
      </w:pPr>
      <w:r w:rsidDel="00000000" w:rsidR="00000000" w:rsidRPr="00000000">
        <w:rPr>
          <w:rFonts w:ascii="Calibri" w:cs="Calibri" w:eastAsia="Calibri" w:hAnsi="Calibri"/>
          <w:color w:val="ff0000"/>
          <w:sz w:val="22"/>
          <w:szCs w:val="22"/>
          <w:rtl w:val="0"/>
        </w:rPr>
        <w:t xml:space="preserve">instance-bvw0ej-relay.screenconnect.com, and</w:t>
      </w:r>
      <w:r w:rsidDel="00000000" w:rsidR="00000000" w:rsidRPr="00000000">
        <w:rPr>
          <w:rtl w:val="0"/>
        </w:rPr>
      </w:r>
    </w:p>
    <w:p w:rsidR="00000000" w:rsidDel="00000000" w:rsidP="00000000" w:rsidRDefault="00000000" w:rsidRPr="00000000" w14:paraId="000000BC">
      <w:pPr>
        <w:spacing w:after="0" w:line="269" w:lineRule="auto"/>
        <w:rPr>
          <w:color w:val="000000"/>
          <w:sz w:val="20"/>
          <w:szCs w:val="20"/>
        </w:rPr>
      </w:pPr>
      <w:r w:rsidDel="00000000" w:rsidR="00000000" w:rsidRPr="00000000">
        <w:rPr>
          <w:rtl w:val="0"/>
        </w:rPr>
      </w:r>
    </w:p>
    <w:p w:rsidR="00000000" w:rsidDel="00000000" w:rsidP="00000000" w:rsidRDefault="00000000" w:rsidRPr="00000000" w14:paraId="000000BD">
      <w:pPr>
        <w:spacing w:after="0" w:lineRule="auto"/>
        <w:ind w:left="360" w:firstLine="0"/>
        <w:rPr>
          <w:color w:val="000000"/>
          <w:sz w:val="20"/>
          <w:szCs w:val="20"/>
        </w:rPr>
      </w:pPr>
      <w:r w:rsidDel="00000000" w:rsidR="00000000" w:rsidRPr="00000000">
        <w:rPr>
          <w:rFonts w:ascii="Calibri" w:cs="Calibri" w:eastAsia="Calibri" w:hAnsi="Calibri"/>
          <w:color w:val="ff0000"/>
          <w:sz w:val="22"/>
          <w:szCs w:val="22"/>
          <w:rtl w:val="0"/>
        </w:rPr>
        <w:t xml:space="preserve">trax.screenconnect.com</w:t>
      </w:r>
      <w:r w:rsidDel="00000000" w:rsidR="00000000" w:rsidRPr="00000000">
        <w:rPr>
          <w:rtl w:val="0"/>
        </w:rPr>
      </w:r>
    </w:p>
    <w:p w:rsidR="00000000" w:rsidDel="00000000" w:rsidP="00000000" w:rsidRDefault="00000000" w:rsidRPr="00000000" w14:paraId="000000BE">
      <w:pPr>
        <w:spacing w:after="0" w:line="301" w:lineRule="auto"/>
        <w:rPr>
          <w:color w:val="000000"/>
          <w:sz w:val="20"/>
          <w:szCs w:val="20"/>
        </w:rPr>
      </w:pPr>
      <w:r w:rsidDel="00000000" w:rsidR="00000000" w:rsidRPr="00000000">
        <w:rPr>
          <w:rtl w:val="0"/>
        </w:rPr>
      </w:r>
    </w:p>
    <w:p w:rsidR="00000000" w:rsidDel="00000000" w:rsidP="00000000" w:rsidRDefault="00000000" w:rsidRPr="00000000" w14:paraId="000000BF">
      <w:pPr>
        <w:spacing w:after="0" w:lineRule="auto"/>
        <w:rPr>
          <w:color w:val="000000"/>
          <w:sz w:val="20"/>
          <w:szCs w:val="20"/>
        </w:rPr>
      </w:pPr>
      <w:r w:rsidDel="00000000" w:rsidR="00000000" w:rsidRPr="00000000">
        <w:rPr>
          <w:rFonts w:ascii="Calibri" w:cs="Calibri" w:eastAsia="Calibri" w:hAnsi="Calibri"/>
          <w:color w:val="000000"/>
          <w:sz w:val="22"/>
          <w:szCs w:val="22"/>
          <w:rtl w:val="0"/>
        </w:rPr>
        <w:t xml:space="preserve">For that reason, both of those should be whitelisted.</w:t>
      </w:r>
      <w:r w:rsidDel="00000000" w:rsidR="00000000" w:rsidRPr="00000000">
        <w:rPr>
          <w:rtl w:val="0"/>
        </w:rPr>
      </w:r>
    </w:p>
    <w:p w:rsidR="00000000" w:rsidDel="00000000" w:rsidP="00000000" w:rsidRDefault="00000000" w:rsidRPr="00000000" w14:paraId="000000C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3">
      <w:pPr>
        <w:spacing w:after="0" w:line="256" w:lineRule="auto"/>
        <w:rPr>
          <w:color w:val="000000"/>
          <w:sz w:val="20"/>
          <w:szCs w:val="20"/>
        </w:rPr>
      </w:pPr>
      <w:r w:rsidDel="00000000" w:rsidR="00000000" w:rsidRPr="00000000">
        <w:rPr>
          <w:rtl w:val="0"/>
        </w:rPr>
      </w:r>
    </w:p>
    <w:p w:rsidR="00000000" w:rsidDel="00000000" w:rsidP="00000000" w:rsidRDefault="00000000" w:rsidRPr="00000000" w14:paraId="000000C4">
      <w:pPr>
        <w:spacing w:after="0" w:line="465" w:lineRule="auto"/>
        <w:ind w:right="220"/>
        <w:rPr>
          <w:color w:val="000000"/>
          <w:sz w:val="20"/>
          <w:szCs w:val="20"/>
        </w:rPr>
      </w:pPr>
      <w:r w:rsidDel="00000000" w:rsidR="00000000" w:rsidRPr="00000000">
        <w:rPr>
          <w:rFonts w:ascii="Calibri" w:cs="Calibri" w:eastAsia="Calibri" w:hAnsi="Calibri"/>
          <w:color w:val="000000"/>
          <w:sz w:val="22"/>
          <w:szCs w:val="22"/>
          <w:rtl w:val="0"/>
        </w:rPr>
        <w:t xml:space="preserve">See </w:t>
      </w:r>
      <w:r w:rsidDel="00000000" w:rsidR="00000000" w:rsidRPr="00000000">
        <w:rPr>
          <w:rFonts w:ascii="Calibri" w:cs="Calibri" w:eastAsia="Calibri" w:hAnsi="Calibri"/>
          <w:b w:val="1"/>
          <w:color w:val="000000"/>
          <w:sz w:val="22"/>
          <w:szCs w:val="22"/>
          <w:rtl w:val="0"/>
        </w:rPr>
        <w:t xml:space="preserve">Section 4.3</w:t>
      </w:r>
      <w:r w:rsidDel="00000000" w:rsidR="00000000" w:rsidRPr="00000000">
        <w:rPr>
          <w:rFonts w:ascii="Calibri" w:cs="Calibri" w:eastAsia="Calibri" w:hAnsi="Calibri"/>
          <w:color w:val="000000"/>
          <w:sz w:val="22"/>
          <w:szCs w:val="22"/>
          <w:rtl w:val="0"/>
        </w:rPr>
        <w:t xml:space="preserve"> for information regarding advanced firewall detection applications. For these advanced types of firewalls, you must also “allow” the ScreenConnect Application to access to the Internet addresses specified under </w:t>
      </w:r>
      <w:r w:rsidDel="00000000" w:rsidR="00000000" w:rsidRPr="00000000">
        <w:rPr>
          <w:rFonts w:ascii="Calibri" w:cs="Calibri" w:eastAsia="Calibri" w:hAnsi="Calibri"/>
          <w:b w:val="1"/>
          <w:color w:val="000000"/>
          <w:sz w:val="22"/>
          <w:szCs w:val="22"/>
          <w:rtl w:val="0"/>
        </w:rPr>
        <w:t xml:space="preserve">Section 4.1.</w:t>
      </w:r>
      <w:r w:rsidDel="00000000" w:rsidR="00000000" w:rsidRPr="00000000">
        <w:rPr>
          <w:rFonts w:ascii="Calibri" w:cs="Calibri" w:eastAsia="Calibri" w:hAnsi="Calibri"/>
          <w:color w:val="000000"/>
          <w:sz w:val="22"/>
          <w:szCs w:val="22"/>
          <w:rtl w:val="0"/>
        </w:rPr>
        <w:t xml:space="preserve"> You may also need to verify application filters on your proxy, antivirus, or if using SSL is decryption. ScreenConnect will not connect unless the SSL connection is secure.</w:t>
      </w:r>
      <w:r w:rsidDel="00000000" w:rsidR="00000000" w:rsidRPr="00000000">
        <w:rPr>
          <w:rtl w:val="0"/>
        </w:rPr>
      </w:r>
    </w:p>
    <w:p w:rsidR="00000000" w:rsidDel="00000000" w:rsidP="00000000" w:rsidRDefault="00000000" w:rsidRPr="00000000" w14:paraId="000000C5">
      <w:pPr>
        <w:spacing w:after="0" w:line="67" w:lineRule="auto"/>
        <w:rPr>
          <w:color w:val="000000"/>
          <w:sz w:val="20"/>
          <w:szCs w:val="20"/>
        </w:rPr>
      </w:pPr>
      <w:r w:rsidDel="00000000" w:rsidR="00000000" w:rsidRPr="00000000">
        <w:rPr>
          <w:rtl w:val="0"/>
        </w:rPr>
      </w:r>
    </w:p>
    <w:p w:rsidR="00000000" w:rsidDel="00000000" w:rsidP="00000000" w:rsidRDefault="00000000" w:rsidRPr="00000000" w14:paraId="000000C6">
      <w:pPr>
        <w:spacing w:after="0" w:line="458" w:lineRule="auto"/>
        <w:ind w:right="160"/>
        <w:jc w:val="both"/>
        <w:rPr>
          <w:color w:val="000000"/>
          <w:sz w:val="20"/>
          <w:szCs w:val="20"/>
        </w:rPr>
      </w:pPr>
      <w:r w:rsidDel="00000000" w:rsidR="00000000" w:rsidRPr="00000000">
        <w:rPr>
          <w:rFonts w:ascii="Calibri" w:cs="Calibri" w:eastAsia="Calibri" w:hAnsi="Calibri"/>
          <w:color w:val="000000"/>
          <w:sz w:val="22"/>
          <w:szCs w:val="22"/>
          <w:rtl w:val="0"/>
        </w:rPr>
        <w:t xml:space="preserve">For testing purposes, you can use the IP address provided below (at the time of this document update). Equally important, you do not want to whitelist only this IP as ScreenConnect may routinely change this IP resulting in recurring issues when changed. Also, ping requests are blocked by ScreenConnect security policy.</w:t>
      </w:r>
      <w:r w:rsidDel="00000000" w:rsidR="00000000" w:rsidRPr="00000000">
        <w:rPr>
          <w:rtl w:val="0"/>
        </w:rPr>
      </w:r>
    </w:p>
    <w:p w:rsidR="00000000" w:rsidDel="00000000" w:rsidP="00000000" w:rsidRDefault="00000000" w:rsidRPr="00000000" w14:paraId="000000C7">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314960</wp:posOffset>
            </wp:positionH>
            <wp:positionV relativeFrom="paragraph">
              <wp:posOffset>171450</wp:posOffset>
            </wp:positionV>
            <wp:extent cx="3538220" cy="219710"/>
            <wp:effectExtent b="0" l="0" r="0" t="0"/>
            <wp:wrapNone/>
            <wp:docPr id="6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38220" cy="219710"/>
                    </a:xfrm>
                    <a:prstGeom prst="rect"/>
                    <a:ln/>
                  </pic:spPr>
                </pic:pic>
              </a:graphicData>
            </a:graphic>
          </wp:anchor>
        </w:drawing>
      </w:r>
    </w:p>
    <w:p w:rsidR="00000000" w:rsidDel="00000000" w:rsidP="00000000" w:rsidRDefault="00000000" w:rsidRPr="00000000" w14:paraId="000000C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A">
      <w:pPr>
        <w:spacing w:after="0" w:line="250" w:lineRule="auto"/>
        <w:rPr>
          <w:color w:val="000000"/>
          <w:sz w:val="20"/>
          <w:szCs w:val="20"/>
        </w:rPr>
      </w:pPr>
      <w:r w:rsidDel="00000000" w:rsidR="00000000" w:rsidRPr="00000000">
        <w:rPr>
          <w:rtl w:val="0"/>
        </w:rPr>
      </w:r>
    </w:p>
    <w:p w:rsidR="00000000" w:rsidDel="00000000" w:rsidP="00000000" w:rsidRDefault="00000000" w:rsidRPr="00000000" w14:paraId="000000CB">
      <w:pPr>
        <w:spacing w:after="0" w:lineRule="auto"/>
        <w:rPr>
          <w:color w:val="000000"/>
          <w:sz w:val="20"/>
          <w:szCs w:val="20"/>
        </w:rPr>
      </w:pPr>
      <w:r w:rsidDel="00000000" w:rsidR="00000000" w:rsidRPr="00000000">
        <w:rPr>
          <w:rFonts w:ascii="Calibri" w:cs="Calibri" w:eastAsia="Calibri" w:hAnsi="Calibri"/>
          <w:color w:val="000000"/>
          <w:sz w:val="22"/>
          <w:szCs w:val="22"/>
          <w:rtl w:val="0"/>
        </w:rPr>
        <w:t xml:space="preserve">Go to your Control Panel and select Programs &amp; Features</w:t>
      </w:r>
      <w:r w:rsidDel="00000000" w:rsidR="00000000" w:rsidRPr="00000000">
        <w:rPr>
          <w:rtl w:val="0"/>
        </w:rPr>
      </w:r>
    </w:p>
    <w:p w:rsidR="00000000" w:rsidDel="00000000" w:rsidP="00000000" w:rsidRDefault="00000000" w:rsidRPr="00000000" w14:paraId="000000CC">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3098165</wp:posOffset>
            </wp:positionV>
            <wp:extent cx="6347460" cy="18415"/>
            <wp:effectExtent b="0" l="0" r="0" t="0"/>
            <wp:wrapNone/>
            <wp:docPr id="5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-4444</wp:posOffset>
            </wp:positionH>
            <wp:positionV relativeFrom="paragraph">
              <wp:posOffset>173355</wp:posOffset>
            </wp:positionV>
            <wp:extent cx="6308090" cy="2266950"/>
            <wp:effectExtent b="0" l="0" r="0" t="0"/>
            <wp:wrapNone/>
            <wp:docPr id="6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6308090" cy="2266950"/>
                    </a:xfrm>
                    <a:prstGeom prst="rect"/>
                    <a:ln/>
                  </pic:spPr>
                </pic:pic>
              </a:graphicData>
            </a:graphic>
          </wp:anchor>
        </w:drawing>
      </w:r>
    </w:p>
    <w:p w:rsidR="00000000" w:rsidDel="00000000" w:rsidP="00000000" w:rsidRDefault="00000000" w:rsidRPr="00000000" w14:paraId="000000C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D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1">
      <w:pPr>
        <w:spacing w:after="0" w:line="200" w:lineRule="auto"/>
        <w:rPr>
          <w:sz w:val="20"/>
          <w:szCs w:val="20"/>
        </w:rPr>
      </w:pPr>
      <w:r w:rsidDel="00000000" w:rsidR="00000000" w:rsidRPr="00000000">
        <w:rPr>
          <w:rtl w:val="0"/>
        </w:rPr>
      </w:r>
    </w:p>
    <w:p w:rsidR="00000000" w:rsidDel="00000000" w:rsidP="00000000" w:rsidRDefault="00000000" w:rsidRPr="00000000" w14:paraId="000000E2">
      <w:pPr>
        <w:spacing w:after="0" w:line="200" w:lineRule="auto"/>
        <w:rPr>
          <w:sz w:val="20"/>
          <w:szCs w:val="20"/>
        </w:rPr>
      </w:pPr>
      <w:r w:rsidDel="00000000" w:rsidR="00000000" w:rsidRPr="00000000">
        <w:rPr>
          <w:rtl w:val="0"/>
        </w:rPr>
      </w:r>
    </w:p>
    <w:p w:rsidR="00000000" w:rsidDel="00000000" w:rsidP="00000000" w:rsidRDefault="00000000" w:rsidRPr="00000000" w14:paraId="000000E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5">
      <w:pPr>
        <w:spacing w:after="0" w:line="318" w:lineRule="auto"/>
        <w:rPr>
          <w:color w:val="000000"/>
          <w:sz w:val="20"/>
          <w:szCs w:val="20"/>
        </w:rPr>
      </w:pPr>
      <w:r w:rsidDel="00000000" w:rsidR="00000000" w:rsidRPr="00000000">
        <w:rPr>
          <w:rtl w:val="0"/>
        </w:rPr>
      </w:r>
    </w:p>
    <w:p w:rsidR="00000000" w:rsidDel="00000000" w:rsidP="00000000" w:rsidRDefault="00000000" w:rsidRPr="00000000" w14:paraId="000000E6">
      <w:pPr>
        <w:spacing w:after="0" w:line="226" w:lineRule="auto"/>
        <w:ind w:right="160"/>
        <w:jc w:val="center"/>
        <w:rPr>
          <w:color w:val="000000"/>
          <w:sz w:val="20"/>
          <w:szCs w:val="20"/>
        </w:rPr>
        <w:sectPr>
          <w:type w:val="continuous"/>
          <w:pgSz w:h="15840" w:w="12240" w:orient="portrait"/>
          <w:pgMar w:bottom="0" w:top="585" w:left="1160" w:right="1000" w:header="0" w:footer="0"/>
        </w:sectPr>
      </w:pPr>
      <w:r w:rsidDel="00000000" w:rsidR="00000000" w:rsidRPr="00000000">
        <w:rPr>
          <w:rFonts w:ascii="Calibri" w:cs="Calibri" w:eastAsia="Calibri" w:hAnsi="Calibri"/>
          <w:color w:val="595959"/>
          <w:sz w:val="16"/>
          <w:szCs w:val="16"/>
          <w:rtl w:val="0"/>
        </w:rPr>
        <w: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t>
      </w:r>
      <w:r w:rsidDel="00000000" w:rsidR="00000000" w:rsidRPr="00000000">
        <w:rPr>
          <w:rtl w:val="0"/>
        </w:rPr>
      </w:r>
    </w:p>
    <w:bookmarkStart w:colFirst="0" w:colLast="0" w:name="bookmark=id.2et92p0" w:id="4"/>
    <w:bookmarkEnd w:id="4"/>
    <w:p w:rsidR="00000000" w:rsidDel="00000000" w:rsidP="00000000" w:rsidRDefault="00000000" w:rsidRPr="00000000" w14:paraId="000000E7">
      <w:pPr>
        <w:spacing w:after="0" w:lineRule="auto"/>
        <w:jc w:val="right"/>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6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6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41020" cy="172085"/>
            <wp:effectExtent b="0" l="0" r="0" t="0"/>
            <wp:docPr id="9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4102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-73659</wp:posOffset>
            </wp:positionH>
            <wp:positionV relativeFrom="paragraph">
              <wp:posOffset>12065</wp:posOffset>
            </wp:positionV>
            <wp:extent cx="6347460" cy="18415"/>
            <wp:effectExtent b="0" l="0" r="0" t="0"/>
            <wp:wrapNone/>
            <wp:docPr id="6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0E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Fonts w:ascii="Calibri" w:cs="Calibri" w:eastAsia="Calibri" w:hAnsi="Calibri"/>
          <w:rtl w:val="0"/>
        </w:rPr>
        <w:t xml:space="preserve">Click on “Turn Windows Features on or off”</w:t>
      </w:r>
      <w:r w:rsidDel="00000000" w:rsidR="00000000" w:rsidRPr="00000000">
        <w:rPr>
          <w:rtl w:val="0"/>
        </w:rPr>
      </w:r>
    </w:p>
    <w:p w:rsidR="00000000" w:rsidDel="00000000" w:rsidP="00000000" w:rsidRDefault="00000000" w:rsidRPr="00000000" w14:paraId="000000EC">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-4444</wp:posOffset>
            </wp:positionH>
            <wp:positionV relativeFrom="paragraph">
              <wp:posOffset>174625</wp:posOffset>
            </wp:positionV>
            <wp:extent cx="6308725" cy="2491740"/>
            <wp:effectExtent b="0" l="0" r="0" t="0"/>
            <wp:wrapNone/>
            <wp:docPr id="104"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6308725" cy="2491740"/>
                    </a:xfrm>
                    <a:prstGeom prst="rect"/>
                    <a:ln/>
                  </pic:spPr>
                </pic:pic>
              </a:graphicData>
            </a:graphic>
          </wp:anchor>
        </w:drawing>
      </w:r>
    </w:p>
    <w:p w:rsidR="00000000" w:rsidDel="00000000" w:rsidP="00000000" w:rsidRDefault="00000000" w:rsidRPr="00000000" w14:paraId="000000ED">
      <w:pPr>
        <w:spacing w:line="200" w:lineRule="auto"/>
        <w:rPr>
          <w:sz w:val="20"/>
          <w:szCs w:val="20"/>
        </w:rPr>
      </w:pPr>
      <w:r w:rsidDel="00000000" w:rsidR="00000000" w:rsidRPr="00000000">
        <w:rPr>
          <w:rtl w:val="0"/>
        </w:rPr>
      </w:r>
    </w:p>
    <w:p w:rsidR="00000000" w:rsidDel="00000000" w:rsidP="00000000" w:rsidRDefault="00000000" w:rsidRPr="00000000" w14:paraId="000000EE">
      <w:pPr>
        <w:spacing w:line="200" w:lineRule="auto"/>
        <w:rPr>
          <w:sz w:val="20"/>
          <w:szCs w:val="20"/>
        </w:rPr>
      </w:pPr>
      <w:r w:rsidDel="00000000" w:rsidR="00000000" w:rsidRPr="00000000">
        <w:rPr>
          <w:rtl w:val="0"/>
        </w:rPr>
      </w:r>
    </w:p>
    <w:p w:rsidR="00000000" w:rsidDel="00000000" w:rsidP="00000000" w:rsidRDefault="00000000" w:rsidRPr="00000000" w14:paraId="000000EF">
      <w:pPr>
        <w:spacing w:line="200" w:lineRule="auto"/>
        <w:rPr>
          <w:sz w:val="20"/>
          <w:szCs w:val="20"/>
        </w:rPr>
      </w:pPr>
      <w:r w:rsidDel="00000000" w:rsidR="00000000" w:rsidRPr="00000000">
        <w:rPr>
          <w:rtl w:val="0"/>
        </w:rPr>
      </w:r>
    </w:p>
    <w:p w:rsidR="00000000" w:rsidDel="00000000" w:rsidP="00000000" w:rsidRDefault="00000000" w:rsidRPr="00000000" w14:paraId="000000F0">
      <w:pPr>
        <w:spacing w:line="200" w:lineRule="auto"/>
        <w:rPr>
          <w:sz w:val="20"/>
          <w:szCs w:val="20"/>
        </w:rPr>
      </w:pPr>
      <w:r w:rsidDel="00000000" w:rsidR="00000000" w:rsidRPr="00000000">
        <w:rPr>
          <w:rtl w:val="0"/>
        </w:rPr>
      </w:r>
    </w:p>
    <w:p w:rsidR="00000000" w:rsidDel="00000000" w:rsidP="00000000" w:rsidRDefault="00000000" w:rsidRPr="00000000" w14:paraId="000000F1">
      <w:pPr>
        <w:spacing w:line="200" w:lineRule="auto"/>
        <w:rPr>
          <w:sz w:val="20"/>
          <w:szCs w:val="20"/>
        </w:rPr>
      </w:pPr>
      <w:r w:rsidDel="00000000" w:rsidR="00000000" w:rsidRPr="00000000">
        <w:rPr>
          <w:rtl w:val="0"/>
        </w:rPr>
      </w:r>
    </w:p>
    <w:p w:rsidR="00000000" w:rsidDel="00000000" w:rsidP="00000000" w:rsidRDefault="00000000" w:rsidRPr="00000000" w14:paraId="000000F2">
      <w:pPr>
        <w:spacing w:line="200" w:lineRule="auto"/>
        <w:rPr>
          <w:sz w:val="20"/>
          <w:szCs w:val="20"/>
        </w:rPr>
      </w:pPr>
      <w:r w:rsidDel="00000000" w:rsidR="00000000" w:rsidRPr="00000000">
        <w:rPr>
          <w:rtl w:val="0"/>
        </w:rPr>
      </w:r>
    </w:p>
    <w:p w:rsidR="00000000" w:rsidDel="00000000" w:rsidP="00000000" w:rsidRDefault="00000000" w:rsidRPr="00000000" w14:paraId="000000F3">
      <w:pPr>
        <w:spacing w:line="200" w:lineRule="auto"/>
        <w:rPr>
          <w:sz w:val="20"/>
          <w:szCs w:val="20"/>
        </w:rPr>
      </w:pPr>
      <w:r w:rsidDel="00000000" w:rsidR="00000000" w:rsidRPr="00000000">
        <w:rPr>
          <w:rtl w:val="0"/>
        </w:rPr>
      </w:r>
    </w:p>
    <w:p w:rsidR="00000000" w:rsidDel="00000000" w:rsidP="00000000" w:rsidRDefault="00000000" w:rsidRPr="00000000" w14:paraId="000000F4">
      <w:pPr>
        <w:spacing w:line="200" w:lineRule="auto"/>
        <w:rPr>
          <w:sz w:val="20"/>
          <w:szCs w:val="20"/>
        </w:rPr>
      </w:pPr>
      <w:r w:rsidDel="00000000" w:rsidR="00000000" w:rsidRPr="00000000">
        <w:rPr>
          <w:rtl w:val="0"/>
        </w:rPr>
      </w:r>
    </w:p>
    <w:p w:rsidR="00000000" w:rsidDel="00000000" w:rsidP="00000000" w:rsidRDefault="00000000" w:rsidRPr="00000000" w14:paraId="000000F5">
      <w:pPr>
        <w:spacing w:line="200" w:lineRule="auto"/>
        <w:rPr>
          <w:sz w:val="20"/>
          <w:szCs w:val="20"/>
        </w:rPr>
      </w:pPr>
      <w:r w:rsidDel="00000000" w:rsidR="00000000" w:rsidRPr="00000000">
        <w:rPr>
          <w:rtl w:val="0"/>
        </w:rPr>
      </w:r>
    </w:p>
    <w:p w:rsidR="00000000" w:rsidDel="00000000" w:rsidP="00000000" w:rsidRDefault="00000000" w:rsidRPr="00000000" w14:paraId="000000F6">
      <w:pPr>
        <w:spacing w:line="200" w:lineRule="auto"/>
        <w:rPr>
          <w:sz w:val="20"/>
          <w:szCs w:val="20"/>
        </w:rPr>
      </w:pPr>
      <w:r w:rsidDel="00000000" w:rsidR="00000000" w:rsidRPr="00000000">
        <w:rPr>
          <w:rtl w:val="0"/>
        </w:rPr>
      </w:r>
    </w:p>
    <w:p w:rsidR="00000000" w:rsidDel="00000000" w:rsidP="00000000" w:rsidRDefault="00000000" w:rsidRPr="00000000" w14:paraId="000000F7">
      <w:pPr>
        <w:spacing w:line="200" w:lineRule="auto"/>
        <w:rPr>
          <w:sz w:val="20"/>
          <w:szCs w:val="20"/>
        </w:rPr>
      </w:pPr>
      <w:r w:rsidDel="00000000" w:rsidR="00000000" w:rsidRPr="00000000">
        <w:rPr>
          <w:rtl w:val="0"/>
        </w:rPr>
      </w:r>
    </w:p>
    <w:p w:rsidR="00000000" w:rsidDel="00000000" w:rsidP="00000000" w:rsidRDefault="00000000" w:rsidRPr="00000000" w14:paraId="000000F8">
      <w:pPr>
        <w:spacing w:line="200" w:lineRule="auto"/>
        <w:rPr>
          <w:sz w:val="20"/>
          <w:szCs w:val="20"/>
        </w:rPr>
      </w:pPr>
      <w:r w:rsidDel="00000000" w:rsidR="00000000" w:rsidRPr="00000000">
        <w:rPr>
          <w:rtl w:val="0"/>
        </w:rPr>
      </w:r>
    </w:p>
    <w:p w:rsidR="00000000" w:rsidDel="00000000" w:rsidP="00000000" w:rsidRDefault="00000000" w:rsidRPr="00000000" w14:paraId="000000F9">
      <w:pPr>
        <w:spacing w:line="200" w:lineRule="auto"/>
        <w:rPr>
          <w:sz w:val="20"/>
          <w:szCs w:val="20"/>
        </w:rPr>
      </w:pPr>
      <w:r w:rsidDel="00000000" w:rsidR="00000000" w:rsidRPr="00000000">
        <w:rPr>
          <w:rtl w:val="0"/>
        </w:rPr>
      </w:r>
    </w:p>
    <w:p w:rsidR="00000000" w:rsidDel="00000000" w:rsidP="00000000" w:rsidRDefault="00000000" w:rsidRPr="00000000" w14:paraId="000000FA">
      <w:pPr>
        <w:spacing w:line="200" w:lineRule="auto"/>
        <w:rPr>
          <w:sz w:val="20"/>
          <w:szCs w:val="20"/>
        </w:rPr>
      </w:pPr>
      <w:r w:rsidDel="00000000" w:rsidR="00000000" w:rsidRPr="00000000">
        <w:rPr>
          <w:rtl w:val="0"/>
        </w:rPr>
      </w:r>
    </w:p>
    <w:p w:rsidR="00000000" w:rsidDel="00000000" w:rsidP="00000000" w:rsidRDefault="00000000" w:rsidRPr="00000000" w14:paraId="000000FB">
      <w:pPr>
        <w:spacing w:line="200" w:lineRule="auto"/>
        <w:rPr>
          <w:sz w:val="20"/>
          <w:szCs w:val="20"/>
        </w:rPr>
      </w:pPr>
      <w:r w:rsidDel="00000000" w:rsidR="00000000" w:rsidRPr="00000000">
        <w:rPr>
          <w:rtl w:val="0"/>
        </w:rPr>
      </w:r>
    </w:p>
    <w:p w:rsidR="00000000" w:rsidDel="00000000" w:rsidP="00000000" w:rsidRDefault="00000000" w:rsidRPr="00000000" w14:paraId="000000FC">
      <w:pPr>
        <w:spacing w:line="200" w:lineRule="auto"/>
        <w:rPr>
          <w:sz w:val="20"/>
          <w:szCs w:val="20"/>
        </w:rPr>
      </w:pPr>
      <w:r w:rsidDel="00000000" w:rsidR="00000000" w:rsidRPr="00000000">
        <w:rPr>
          <w:rtl w:val="0"/>
        </w:rPr>
      </w:r>
    </w:p>
    <w:p w:rsidR="00000000" w:rsidDel="00000000" w:rsidP="00000000" w:rsidRDefault="00000000" w:rsidRPr="00000000" w14:paraId="000000FD">
      <w:pPr>
        <w:spacing w:line="200" w:lineRule="auto"/>
        <w:rPr>
          <w:sz w:val="20"/>
          <w:szCs w:val="20"/>
        </w:rPr>
      </w:pPr>
      <w:r w:rsidDel="00000000" w:rsidR="00000000" w:rsidRPr="00000000">
        <w:rPr>
          <w:rtl w:val="0"/>
        </w:rPr>
      </w:r>
    </w:p>
    <w:p w:rsidR="00000000" w:rsidDel="00000000" w:rsidP="00000000" w:rsidRDefault="00000000" w:rsidRPr="00000000" w14:paraId="000000FE">
      <w:pPr>
        <w:spacing w:line="200" w:lineRule="auto"/>
        <w:rPr>
          <w:sz w:val="20"/>
          <w:szCs w:val="20"/>
        </w:rPr>
      </w:pPr>
      <w:r w:rsidDel="00000000" w:rsidR="00000000" w:rsidRPr="00000000">
        <w:rPr>
          <w:rtl w:val="0"/>
        </w:rPr>
      </w:r>
    </w:p>
    <w:p w:rsidR="00000000" w:rsidDel="00000000" w:rsidP="00000000" w:rsidRDefault="00000000" w:rsidRPr="00000000" w14:paraId="000000FF">
      <w:pPr>
        <w:spacing w:line="200" w:lineRule="auto"/>
        <w:rPr>
          <w:sz w:val="20"/>
          <w:szCs w:val="20"/>
        </w:rPr>
      </w:pPr>
      <w:r w:rsidDel="00000000" w:rsidR="00000000" w:rsidRPr="00000000">
        <w:rPr>
          <w:rtl w:val="0"/>
        </w:rPr>
      </w:r>
    </w:p>
    <w:p w:rsidR="00000000" w:rsidDel="00000000" w:rsidP="00000000" w:rsidRDefault="00000000" w:rsidRPr="00000000" w14:paraId="00000100">
      <w:pPr>
        <w:spacing w:line="200" w:lineRule="auto"/>
        <w:rPr>
          <w:sz w:val="20"/>
          <w:szCs w:val="20"/>
        </w:rPr>
      </w:pPr>
      <w:r w:rsidDel="00000000" w:rsidR="00000000" w:rsidRPr="00000000">
        <w:rPr>
          <w:rtl w:val="0"/>
        </w:rPr>
      </w:r>
    </w:p>
    <w:p w:rsidR="00000000" w:rsidDel="00000000" w:rsidP="00000000" w:rsidRDefault="00000000" w:rsidRPr="00000000" w14:paraId="00000101">
      <w:pPr>
        <w:spacing w:line="200" w:lineRule="auto"/>
        <w:rPr>
          <w:sz w:val="20"/>
          <w:szCs w:val="20"/>
        </w:rPr>
      </w:pPr>
      <w:r w:rsidDel="00000000" w:rsidR="00000000" w:rsidRPr="00000000">
        <w:rPr>
          <w:rtl w:val="0"/>
        </w:rPr>
      </w:r>
    </w:p>
    <w:p w:rsidR="00000000" w:rsidDel="00000000" w:rsidP="00000000" w:rsidRDefault="00000000" w:rsidRPr="00000000" w14:paraId="00000102">
      <w:pPr>
        <w:spacing w:line="248.00000000000006" w:lineRule="auto"/>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rFonts w:ascii="Calibri" w:cs="Calibri" w:eastAsia="Calibri" w:hAnsi="Calibri"/>
          <w:rtl w:val="0"/>
        </w:rPr>
        <w:t xml:space="preserve">Enable Telnet Client</w:t>
      </w:r>
      <w:r w:rsidDel="00000000" w:rsidR="00000000" w:rsidRPr="00000000">
        <w:rPr>
          <w:rtl w:val="0"/>
        </w:rPr>
      </w:r>
    </w:p>
    <w:p w:rsidR="00000000" w:rsidDel="00000000" w:rsidP="00000000" w:rsidRDefault="00000000" w:rsidRPr="00000000" w14:paraId="00000104">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5471160</wp:posOffset>
            </wp:positionV>
            <wp:extent cx="6347460" cy="18415"/>
            <wp:effectExtent b="0" l="0" r="0" t="0"/>
            <wp:wrapNone/>
            <wp:docPr id="6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1216025</wp:posOffset>
            </wp:positionH>
            <wp:positionV relativeFrom="paragraph">
              <wp:posOffset>173990</wp:posOffset>
            </wp:positionV>
            <wp:extent cx="3857625" cy="3467100"/>
            <wp:effectExtent b="0" l="0" r="0" t="0"/>
            <wp:wrapNone/>
            <wp:docPr id="103"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3857625" cy="3467100"/>
                    </a:xfrm>
                    <a:prstGeom prst="rect"/>
                    <a:ln/>
                  </pic:spPr>
                </pic:pic>
              </a:graphicData>
            </a:graphic>
          </wp:anchor>
        </w:drawing>
      </w:r>
    </w:p>
    <w:p w:rsidR="00000000" w:rsidDel="00000000" w:rsidP="00000000" w:rsidRDefault="00000000" w:rsidRPr="00000000" w14:paraId="00000105">
      <w:pPr>
        <w:spacing w:line="200" w:lineRule="auto"/>
        <w:rPr>
          <w:sz w:val="20"/>
          <w:szCs w:val="20"/>
        </w:rPr>
      </w:pPr>
      <w:r w:rsidDel="00000000" w:rsidR="00000000" w:rsidRPr="00000000">
        <w:rPr>
          <w:rtl w:val="0"/>
        </w:rPr>
      </w:r>
    </w:p>
    <w:p w:rsidR="00000000" w:rsidDel="00000000" w:rsidP="00000000" w:rsidRDefault="00000000" w:rsidRPr="00000000" w14:paraId="00000106">
      <w:pPr>
        <w:spacing w:line="200" w:lineRule="auto"/>
        <w:rPr>
          <w:sz w:val="20"/>
          <w:szCs w:val="20"/>
        </w:rPr>
      </w:pPr>
      <w:r w:rsidDel="00000000" w:rsidR="00000000" w:rsidRPr="00000000">
        <w:rPr>
          <w:rtl w:val="0"/>
        </w:rPr>
      </w:r>
    </w:p>
    <w:p w:rsidR="00000000" w:rsidDel="00000000" w:rsidP="00000000" w:rsidRDefault="00000000" w:rsidRPr="00000000" w14:paraId="00000107">
      <w:pPr>
        <w:spacing w:line="200" w:lineRule="auto"/>
        <w:rPr>
          <w:sz w:val="20"/>
          <w:szCs w:val="20"/>
        </w:rPr>
      </w:pPr>
      <w:r w:rsidDel="00000000" w:rsidR="00000000" w:rsidRPr="00000000">
        <w:rPr>
          <w:rtl w:val="0"/>
        </w:rPr>
      </w:r>
    </w:p>
    <w:p w:rsidR="00000000" w:rsidDel="00000000" w:rsidP="00000000" w:rsidRDefault="00000000" w:rsidRPr="00000000" w14:paraId="00000108">
      <w:pPr>
        <w:spacing w:line="200" w:lineRule="auto"/>
        <w:rPr>
          <w:sz w:val="20"/>
          <w:szCs w:val="20"/>
        </w:rPr>
      </w:pPr>
      <w:r w:rsidDel="00000000" w:rsidR="00000000" w:rsidRPr="00000000">
        <w:rPr>
          <w:rtl w:val="0"/>
        </w:rPr>
      </w:r>
    </w:p>
    <w:p w:rsidR="00000000" w:rsidDel="00000000" w:rsidP="00000000" w:rsidRDefault="00000000" w:rsidRPr="00000000" w14:paraId="00000109">
      <w:pPr>
        <w:spacing w:line="200" w:lineRule="auto"/>
        <w:rPr>
          <w:sz w:val="20"/>
          <w:szCs w:val="20"/>
        </w:rPr>
      </w:pPr>
      <w:r w:rsidDel="00000000" w:rsidR="00000000" w:rsidRPr="00000000">
        <w:rPr>
          <w:rtl w:val="0"/>
        </w:rPr>
      </w:r>
    </w:p>
    <w:p w:rsidR="00000000" w:rsidDel="00000000" w:rsidP="00000000" w:rsidRDefault="00000000" w:rsidRPr="00000000" w14:paraId="0000010A">
      <w:pPr>
        <w:spacing w:line="200" w:lineRule="auto"/>
        <w:rPr>
          <w:sz w:val="20"/>
          <w:szCs w:val="20"/>
        </w:rPr>
      </w:pPr>
      <w:r w:rsidDel="00000000" w:rsidR="00000000" w:rsidRPr="00000000">
        <w:rPr>
          <w:rtl w:val="0"/>
        </w:rPr>
      </w:r>
    </w:p>
    <w:p w:rsidR="00000000" w:rsidDel="00000000" w:rsidP="00000000" w:rsidRDefault="00000000" w:rsidRPr="00000000" w14:paraId="0000010B">
      <w:pPr>
        <w:spacing w:line="200" w:lineRule="auto"/>
        <w:rPr>
          <w:sz w:val="20"/>
          <w:szCs w:val="20"/>
        </w:rPr>
      </w:pPr>
      <w:r w:rsidDel="00000000" w:rsidR="00000000" w:rsidRPr="00000000">
        <w:rPr>
          <w:rtl w:val="0"/>
        </w:rPr>
      </w:r>
    </w:p>
    <w:p w:rsidR="00000000" w:rsidDel="00000000" w:rsidP="00000000" w:rsidRDefault="00000000" w:rsidRPr="00000000" w14:paraId="0000010C">
      <w:pPr>
        <w:spacing w:line="200" w:lineRule="auto"/>
        <w:rPr>
          <w:sz w:val="20"/>
          <w:szCs w:val="20"/>
        </w:rPr>
      </w:pPr>
      <w:r w:rsidDel="00000000" w:rsidR="00000000" w:rsidRPr="00000000">
        <w:rPr>
          <w:rtl w:val="0"/>
        </w:rPr>
      </w:r>
    </w:p>
    <w:p w:rsidR="00000000" w:rsidDel="00000000" w:rsidP="00000000" w:rsidRDefault="00000000" w:rsidRPr="00000000" w14:paraId="0000010D">
      <w:pPr>
        <w:spacing w:line="200" w:lineRule="auto"/>
        <w:rPr>
          <w:sz w:val="20"/>
          <w:szCs w:val="20"/>
        </w:rPr>
      </w:pPr>
      <w:r w:rsidDel="00000000" w:rsidR="00000000" w:rsidRPr="00000000">
        <w:rPr>
          <w:rtl w:val="0"/>
        </w:rPr>
      </w:r>
    </w:p>
    <w:p w:rsidR="00000000" w:rsidDel="00000000" w:rsidP="00000000" w:rsidRDefault="00000000" w:rsidRPr="00000000" w14:paraId="0000010E">
      <w:pPr>
        <w:spacing w:line="200" w:lineRule="auto"/>
        <w:rPr>
          <w:sz w:val="20"/>
          <w:szCs w:val="20"/>
        </w:rPr>
      </w:pPr>
      <w:r w:rsidDel="00000000" w:rsidR="00000000" w:rsidRPr="00000000">
        <w:rPr>
          <w:rtl w:val="0"/>
        </w:rPr>
      </w:r>
    </w:p>
    <w:p w:rsidR="00000000" w:rsidDel="00000000" w:rsidP="00000000" w:rsidRDefault="00000000" w:rsidRPr="00000000" w14:paraId="0000010F">
      <w:pPr>
        <w:spacing w:line="200" w:lineRule="auto"/>
        <w:rPr>
          <w:sz w:val="20"/>
          <w:szCs w:val="20"/>
        </w:rPr>
      </w:pPr>
      <w:r w:rsidDel="00000000" w:rsidR="00000000" w:rsidRPr="00000000">
        <w:rPr>
          <w:rtl w:val="0"/>
        </w:rPr>
      </w:r>
    </w:p>
    <w:p w:rsidR="00000000" w:rsidDel="00000000" w:rsidP="00000000" w:rsidRDefault="00000000" w:rsidRPr="00000000" w14:paraId="00000110">
      <w:pPr>
        <w:spacing w:line="200" w:lineRule="auto"/>
        <w:rPr>
          <w:sz w:val="20"/>
          <w:szCs w:val="20"/>
        </w:rPr>
      </w:pPr>
      <w:r w:rsidDel="00000000" w:rsidR="00000000" w:rsidRPr="00000000">
        <w:rPr>
          <w:rtl w:val="0"/>
        </w:rPr>
      </w:r>
    </w:p>
    <w:p w:rsidR="00000000" w:rsidDel="00000000" w:rsidP="00000000" w:rsidRDefault="00000000" w:rsidRPr="00000000" w14:paraId="00000111">
      <w:pPr>
        <w:spacing w:line="200" w:lineRule="auto"/>
        <w:rPr>
          <w:sz w:val="20"/>
          <w:szCs w:val="20"/>
        </w:rPr>
      </w:pPr>
      <w:r w:rsidDel="00000000" w:rsidR="00000000" w:rsidRPr="00000000">
        <w:rPr>
          <w:rtl w:val="0"/>
        </w:rPr>
      </w:r>
    </w:p>
    <w:p w:rsidR="00000000" w:rsidDel="00000000" w:rsidP="00000000" w:rsidRDefault="00000000" w:rsidRPr="00000000" w14:paraId="00000112">
      <w:pPr>
        <w:spacing w:line="200" w:lineRule="auto"/>
        <w:rPr>
          <w:sz w:val="20"/>
          <w:szCs w:val="20"/>
        </w:rPr>
      </w:pPr>
      <w:r w:rsidDel="00000000" w:rsidR="00000000" w:rsidRPr="00000000">
        <w:rPr>
          <w:rtl w:val="0"/>
        </w:rPr>
      </w:r>
    </w:p>
    <w:p w:rsidR="00000000" w:rsidDel="00000000" w:rsidP="00000000" w:rsidRDefault="00000000" w:rsidRPr="00000000" w14:paraId="00000113">
      <w:pPr>
        <w:spacing w:line="200" w:lineRule="auto"/>
        <w:rPr>
          <w:sz w:val="20"/>
          <w:szCs w:val="20"/>
        </w:rPr>
      </w:pPr>
      <w:r w:rsidDel="00000000" w:rsidR="00000000" w:rsidRPr="00000000">
        <w:rPr>
          <w:rtl w:val="0"/>
        </w:rPr>
      </w:r>
    </w:p>
    <w:p w:rsidR="00000000" w:rsidDel="00000000" w:rsidP="00000000" w:rsidRDefault="00000000" w:rsidRPr="00000000" w14:paraId="00000114">
      <w:pPr>
        <w:spacing w:line="200" w:lineRule="auto"/>
        <w:rPr>
          <w:sz w:val="20"/>
          <w:szCs w:val="20"/>
        </w:rPr>
      </w:pPr>
      <w:r w:rsidDel="00000000" w:rsidR="00000000" w:rsidRPr="00000000">
        <w:rPr>
          <w:rtl w:val="0"/>
        </w:rPr>
      </w:r>
    </w:p>
    <w:p w:rsidR="00000000" w:rsidDel="00000000" w:rsidP="00000000" w:rsidRDefault="00000000" w:rsidRPr="00000000" w14:paraId="00000115">
      <w:pPr>
        <w:spacing w:line="200" w:lineRule="auto"/>
        <w:rPr>
          <w:sz w:val="20"/>
          <w:szCs w:val="20"/>
        </w:rPr>
      </w:pPr>
      <w:r w:rsidDel="00000000" w:rsidR="00000000" w:rsidRPr="00000000">
        <w:rPr>
          <w:rtl w:val="0"/>
        </w:rPr>
      </w:r>
    </w:p>
    <w:p w:rsidR="00000000" w:rsidDel="00000000" w:rsidP="00000000" w:rsidRDefault="00000000" w:rsidRPr="00000000" w14:paraId="00000116">
      <w:pPr>
        <w:spacing w:line="200" w:lineRule="auto"/>
        <w:rPr>
          <w:sz w:val="20"/>
          <w:szCs w:val="20"/>
        </w:rPr>
      </w:pPr>
      <w:r w:rsidDel="00000000" w:rsidR="00000000" w:rsidRPr="00000000">
        <w:rPr>
          <w:rtl w:val="0"/>
        </w:rPr>
      </w:r>
    </w:p>
    <w:p w:rsidR="00000000" w:rsidDel="00000000" w:rsidP="00000000" w:rsidRDefault="00000000" w:rsidRPr="00000000" w14:paraId="00000117">
      <w:pPr>
        <w:spacing w:line="200" w:lineRule="auto"/>
        <w:rPr>
          <w:sz w:val="20"/>
          <w:szCs w:val="20"/>
        </w:rPr>
      </w:pPr>
      <w:r w:rsidDel="00000000" w:rsidR="00000000" w:rsidRPr="00000000">
        <w:rPr>
          <w:rtl w:val="0"/>
        </w:rPr>
      </w:r>
    </w:p>
    <w:p w:rsidR="00000000" w:rsidDel="00000000" w:rsidP="00000000" w:rsidRDefault="00000000" w:rsidRPr="00000000" w14:paraId="00000118">
      <w:pPr>
        <w:spacing w:line="200" w:lineRule="auto"/>
        <w:rPr>
          <w:sz w:val="20"/>
          <w:szCs w:val="20"/>
        </w:rPr>
      </w:pPr>
      <w:r w:rsidDel="00000000" w:rsidR="00000000" w:rsidRPr="00000000">
        <w:rPr>
          <w:rtl w:val="0"/>
        </w:rPr>
      </w:r>
    </w:p>
    <w:p w:rsidR="00000000" w:rsidDel="00000000" w:rsidP="00000000" w:rsidRDefault="00000000" w:rsidRPr="00000000" w14:paraId="00000119">
      <w:pPr>
        <w:spacing w:line="200" w:lineRule="auto"/>
        <w:rPr>
          <w:sz w:val="20"/>
          <w:szCs w:val="20"/>
        </w:rPr>
      </w:pPr>
      <w:r w:rsidDel="00000000" w:rsidR="00000000" w:rsidRPr="00000000">
        <w:rPr>
          <w:rtl w:val="0"/>
        </w:rPr>
      </w:r>
    </w:p>
    <w:p w:rsidR="00000000" w:rsidDel="00000000" w:rsidP="00000000" w:rsidRDefault="00000000" w:rsidRPr="00000000" w14:paraId="0000011A">
      <w:pPr>
        <w:spacing w:line="200" w:lineRule="auto"/>
        <w:rPr>
          <w:sz w:val="20"/>
          <w:szCs w:val="20"/>
        </w:rPr>
      </w:pPr>
      <w:r w:rsidDel="00000000" w:rsidR="00000000" w:rsidRPr="00000000">
        <w:rPr>
          <w:rtl w:val="0"/>
        </w:rPr>
      </w:r>
    </w:p>
    <w:p w:rsidR="00000000" w:rsidDel="00000000" w:rsidP="00000000" w:rsidRDefault="00000000" w:rsidRPr="00000000" w14:paraId="0000011B">
      <w:pPr>
        <w:spacing w:line="200" w:lineRule="auto"/>
        <w:rPr>
          <w:sz w:val="20"/>
          <w:szCs w:val="20"/>
        </w:rPr>
      </w:pPr>
      <w:r w:rsidDel="00000000" w:rsidR="00000000" w:rsidRPr="00000000">
        <w:rPr>
          <w:rtl w:val="0"/>
        </w:rPr>
      </w:r>
    </w:p>
    <w:p w:rsidR="00000000" w:rsidDel="00000000" w:rsidP="00000000" w:rsidRDefault="00000000" w:rsidRPr="00000000" w14:paraId="0000011C">
      <w:pPr>
        <w:spacing w:line="200" w:lineRule="auto"/>
        <w:rPr>
          <w:sz w:val="20"/>
          <w:szCs w:val="20"/>
        </w:rPr>
      </w:pPr>
      <w:r w:rsidDel="00000000" w:rsidR="00000000" w:rsidRPr="00000000">
        <w:rPr>
          <w:rtl w:val="0"/>
        </w:rPr>
      </w:r>
    </w:p>
    <w:p w:rsidR="00000000" w:rsidDel="00000000" w:rsidP="00000000" w:rsidRDefault="00000000" w:rsidRPr="00000000" w14:paraId="0000011D">
      <w:pPr>
        <w:spacing w:line="200" w:lineRule="auto"/>
        <w:rPr>
          <w:sz w:val="20"/>
          <w:szCs w:val="20"/>
        </w:rPr>
      </w:pPr>
      <w:r w:rsidDel="00000000" w:rsidR="00000000" w:rsidRPr="00000000">
        <w:rPr>
          <w:rtl w:val="0"/>
        </w:rPr>
      </w:r>
    </w:p>
    <w:p w:rsidR="00000000" w:rsidDel="00000000" w:rsidP="00000000" w:rsidRDefault="00000000" w:rsidRPr="00000000" w14:paraId="0000011E">
      <w:pPr>
        <w:spacing w:line="200" w:lineRule="auto"/>
        <w:rPr>
          <w:sz w:val="20"/>
          <w:szCs w:val="20"/>
        </w:rPr>
      </w:pPr>
      <w:r w:rsidDel="00000000" w:rsidR="00000000" w:rsidRPr="00000000">
        <w:rPr>
          <w:rtl w:val="0"/>
        </w:rPr>
      </w:r>
    </w:p>
    <w:p w:rsidR="00000000" w:rsidDel="00000000" w:rsidP="00000000" w:rsidRDefault="00000000" w:rsidRPr="00000000" w14:paraId="0000011F">
      <w:pPr>
        <w:spacing w:line="200" w:lineRule="auto"/>
        <w:rPr>
          <w:sz w:val="20"/>
          <w:szCs w:val="20"/>
        </w:rPr>
      </w:pPr>
      <w:r w:rsidDel="00000000" w:rsidR="00000000" w:rsidRPr="00000000">
        <w:rPr>
          <w:rtl w:val="0"/>
        </w:rPr>
      </w:r>
    </w:p>
    <w:p w:rsidR="00000000" w:rsidDel="00000000" w:rsidP="00000000" w:rsidRDefault="00000000" w:rsidRPr="00000000" w14:paraId="00000120">
      <w:pPr>
        <w:spacing w:line="200" w:lineRule="auto"/>
        <w:rPr>
          <w:sz w:val="20"/>
          <w:szCs w:val="20"/>
        </w:rPr>
      </w:pPr>
      <w:r w:rsidDel="00000000" w:rsidR="00000000" w:rsidRPr="00000000">
        <w:rPr>
          <w:rtl w:val="0"/>
        </w:rPr>
      </w:r>
    </w:p>
    <w:p w:rsidR="00000000" w:rsidDel="00000000" w:rsidP="00000000" w:rsidRDefault="00000000" w:rsidRPr="00000000" w14:paraId="00000121">
      <w:pPr>
        <w:spacing w:line="200" w:lineRule="auto"/>
        <w:rPr>
          <w:sz w:val="20"/>
          <w:szCs w:val="20"/>
        </w:rPr>
      </w:pPr>
      <w:r w:rsidDel="00000000" w:rsidR="00000000" w:rsidRPr="00000000">
        <w:rPr>
          <w:rtl w:val="0"/>
        </w:rPr>
      </w:r>
    </w:p>
    <w:p w:rsidR="00000000" w:rsidDel="00000000" w:rsidP="00000000" w:rsidRDefault="00000000" w:rsidRPr="00000000" w14:paraId="00000122">
      <w:pPr>
        <w:spacing w:line="200" w:lineRule="auto"/>
        <w:rPr>
          <w:sz w:val="20"/>
          <w:szCs w:val="20"/>
        </w:rPr>
      </w:pPr>
      <w:r w:rsidDel="00000000" w:rsidR="00000000" w:rsidRPr="00000000">
        <w:rPr>
          <w:rtl w:val="0"/>
        </w:rPr>
      </w:r>
    </w:p>
    <w:p w:rsidR="00000000" w:rsidDel="00000000" w:rsidP="00000000" w:rsidRDefault="00000000" w:rsidRPr="00000000" w14:paraId="00000123">
      <w:pPr>
        <w:spacing w:line="200" w:lineRule="auto"/>
        <w:rPr>
          <w:sz w:val="20"/>
          <w:szCs w:val="20"/>
        </w:rPr>
      </w:pPr>
      <w:r w:rsidDel="00000000" w:rsidR="00000000" w:rsidRPr="00000000">
        <w:rPr>
          <w:rtl w:val="0"/>
        </w:rPr>
      </w:r>
    </w:p>
    <w:p w:rsidR="00000000" w:rsidDel="00000000" w:rsidP="00000000" w:rsidRDefault="00000000" w:rsidRPr="00000000" w14:paraId="00000124">
      <w:pPr>
        <w:spacing w:line="200" w:lineRule="auto"/>
        <w:rPr>
          <w:sz w:val="20"/>
          <w:szCs w:val="20"/>
        </w:rPr>
      </w:pPr>
      <w:r w:rsidDel="00000000" w:rsidR="00000000" w:rsidRPr="00000000">
        <w:rPr>
          <w:rtl w:val="0"/>
        </w:rPr>
      </w:r>
    </w:p>
    <w:p w:rsidR="00000000" w:rsidDel="00000000" w:rsidP="00000000" w:rsidRDefault="00000000" w:rsidRPr="00000000" w14:paraId="00000125">
      <w:pPr>
        <w:spacing w:after="0" w:line="200" w:lineRule="auto"/>
        <w:rPr>
          <w:sz w:val="20"/>
          <w:szCs w:val="20"/>
        </w:rPr>
      </w:pPr>
      <w:r w:rsidDel="00000000" w:rsidR="00000000" w:rsidRPr="00000000">
        <w:rPr>
          <w:rtl w:val="0"/>
        </w:rPr>
      </w:r>
    </w:p>
    <w:p w:rsidR="00000000" w:rsidDel="00000000" w:rsidP="00000000" w:rsidRDefault="00000000" w:rsidRPr="00000000" w14:paraId="00000126">
      <w:pPr>
        <w:spacing w:after="0" w:line="200" w:lineRule="auto"/>
        <w:rPr>
          <w:sz w:val="20"/>
          <w:szCs w:val="20"/>
        </w:rPr>
      </w:pPr>
      <w:r w:rsidDel="00000000" w:rsidR="00000000" w:rsidRPr="00000000">
        <w:rPr>
          <w:rtl w:val="0"/>
        </w:rPr>
      </w:r>
    </w:p>
    <w:p w:rsidR="00000000" w:rsidDel="00000000" w:rsidP="00000000" w:rsidRDefault="00000000" w:rsidRPr="00000000" w14:paraId="00000127">
      <w:pPr>
        <w:spacing w:after="0" w:line="200" w:lineRule="auto"/>
        <w:rPr>
          <w:sz w:val="20"/>
          <w:szCs w:val="20"/>
        </w:rPr>
      </w:pPr>
      <w:r w:rsidDel="00000000" w:rsidR="00000000" w:rsidRPr="00000000">
        <w:rPr>
          <w:rtl w:val="0"/>
        </w:rPr>
      </w:r>
    </w:p>
    <w:p w:rsidR="00000000" w:rsidDel="00000000" w:rsidP="00000000" w:rsidRDefault="00000000" w:rsidRPr="00000000" w14:paraId="0000012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0">
      <w:pPr>
        <w:spacing w:after="0" w:line="295" w:lineRule="auto"/>
        <w:rPr>
          <w:color w:val="000000"/>
          <w:sz w:val="20"/>
          <w:szCs w:val="20"/>
        </w:rPr>
      </w:pPr>
      <w:r w:rsidDel="00000000" w:rsidR="00000000" w:rsidRPr="00000000">
        <w:rPr>
          <w:rtl w:val="0"/>
        </w:rPr>
      </w:r>
    </w:p>
    <w:p w:rsidR="00000000" w:rsidDel="00000000" w:rsidP="00000000" w:rsidRDefault="00000000" w:rsidRPr="00000000" w14:paraId="00000131">
      <w:pPr>
        <w:spacing w:after="0" w:line="226" w:lineRule="auto"/>
        <w:ind w:right="220"/>
        <w:jc w:val="center"/>
        <w:rPr>
          <w:color w:val="000000"/>
          <w:sz w:val="20"/>
          <w:szCs w:val="20"/>
        </w:rPr>
        <w:sectPr>
          <w:type w:val="nextPage"/>
          <w:pgSz w:h="15840" w:w="12240" w:orient="portrait"/>
          <w:pgMar w:bottom="0" w:top="585" w:left="1240" w:right="1020" w:header="0" w:footer="0"/>
        </w:sectPr>
      </w:pPr>
      <w:r w:rsidDel="00000000" w:rsidR="00000000" w:rsidRPr="00000000">
        <w:rPr>
          <w:rFonts w:ascii="Calibri" w:cs="Calibri" w:eastAsia="Calibri" w:hAnsi="Calibri"/>
          <w:color w:val="595959"/>
          <w:sz w:val="16"/>
          <w:szCs w:val="16"/>
          <w:rtl w:val="0"/>
        </w:rPr>
        <w: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t>
      </w:r>
      <w:r w:rsidDel="00000000" w:rsidR="00000000" w:rsidRPr="00000000">
        <w:rPr>
          <w:rtl w:val="0"/>
        </w:rPr>
      </w:r>
    </w:p>
    <w:bookmarkStart w:colFirst="0" w:colLast="0" w:name="bookmark=id.tyjcwt" w:id="5"/>
    <w:bookmarkEnd w:id="5"/>
    <w:p w:rsidR="00000000" w:rsidDel="00000000" w:rsidP="00000000" w:rsidRDefault="00000000" w:rsidRPr="00000000" w14:paraId="00000132">
      <w:pPr>
        <w:spacing w:after="0" w:lineRule="auto"/>
        <w:jc w:val="right"/>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10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10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49910" cy="172085"/>
            <wp:effectExtent b="0" l="0" r="0" t="0"/>
            <wp:docPr id="7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4991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12065</wp:posOffset>
            </wp:positionV>
            <wp:extent cx="6347460" cy="18415"/>
            <wp:effectExtent b="0" l="0" r="0" t="0"/>
            <wp:wrapNone/>
            <wp:docPr id="10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134">
      <w:pPr>
        <w:spacing w:after="0" w:line="214" w:lineRule="auto"/>
        <w:rPr>
          <w:color w:val="000000"/>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Fonts w:ascii="Calibri" w:cs="Calibri" w:eastAsia="Calibri" w:hAnsi="Calibri"/>
          <w:rtl w:val="0"/>
        </w:rPr>
        <w:t xml:space="preserve">The wizard will appear and when completed, it will restart the system.</w:t>
      </w:r>
      <w:r w:rsidDel="00000000" w:rsidR="00000000" w:rsidRPr="00000000">
        <w:rPr>
          <w:rtl w:val="0"/>
        </w:rPr>
      </w:r>
    </w:p>
    <w:p w:rsidR="00000000" w:rsidDel="00000000" w:rsidP="00000000" w:rsidRDefault="00000000" w:rsidRPr="00000000" w14:paraId="00000136">
      <w:pPr>
        <w:spacing w:line="20" w:lineRule="auto"/>
        <w:rPr>
          <w:sz w:val="20"/>
          <w:szCs w:val="20"/>
        </w:rPr>
      </w:pPr>
      <w:r w:rsidDel="00000000" w:rsidR="00000000" w:rsidRPr="00000000">
        <w:rPr>
          <w:rtl w:val="0"/>
        </w:rPr>
      </w:r>
      <w:sdt>
        <w:sdtPr>
          <w:tag w:val="goog_rdk_18"/>
        </w:sdtPr>
        <w:sdtContent>
          <w:del w:author="Geoffrey Reynolds" w:id="6" w:date="2022-05-04T22:20:17Z">
            <w:r w:rsidDel="00000000" w:rsidR="00000000" w:rsidRPr="00000000">
              <w:drawing>
                <wp:anchor allowOverlap="1" behindDoc="1" distB="0" distT="0" distL="0" distR="0" hidden="0" layoutInCell="1" locked="0" relativeHeight="0" simplePos="0">
                  <wp:simplePos x="0" y="0"/>
                  <wp:positionH relativeFrom="column">
                    <wp:posOffset>314960</wp:posOffset>
                  </wp:positionH>
                  <wp:positionV relativeFrom="paragraph">
                    <wp:posOffset>174625</wp:posOffset>
                  </wp:positionV>
                  <wp:extent cx="5444490" cy="4399280"/>
                  <wp:effectExtent b="0" l="0" r="0" t="0"/>
                  <wp:wrapNone/>
                  <wp:docPr id="7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444490" cy="4399280"/>
                          </a:xfrm>
                          <a:prstGeom prst="rect"/>
                          <a:ln/>
                        </pic:spPr>
                      </pic:pic>
                    </a:graphicData>
                  </a:graphic>
                </wp:anchor>
              </w:drawing>
            </w:r>
          </w:del>
        </w:sdtContent>
      </w:sdt>
    </w:p>
    <w:p w:rsidR="00000000" w:rsidDel="00000000" w:rsidP="00000000" w:rsidRDefault="00000000" w:rsidRPr="00000000" w14:paraId="00000137">
      <w:pPr>
        <w:spacing w:line="200" w:lineRule="auto"/>
        <w:rPr>
          <w:sz w:val="20"/>
          <w:szCs w:val="20"/>
        </w:rPr>
      </w:pPr>
      <w:r w:rsidDel="00000000" w:rsidR="00000000" w:rsidRPr="00000000">
        <w:rPr>
          <w:rtl w:val="0"/>
        </w:rPr>
      </w:r>
    </w:p>
    <w:p w:rsidR="00000000" w:rsidDel="00000000" w:rsidP="00000000" w:rsidRDefault="00000000" w:rsidRPr="00000000" w14:paraId="00000138">
      <w:pPr>
        <w:spacing w:line="200" w:lineRule="auto"/>
        <w:rPr>
          <w:sz w:val="20"/>
          <w:szCs w:val="20"/>
        </w:rPr>
      </w:pPr>
      <w:r w:rsidDel="00000000" w:rsidR="00000000" w:rsidRPr="00000000">
        <w:rPr>
          <w:rtl w:val="0"/>
        </w:rPr>
      </w:r>
      <w:sdt>
        <w:sdtPr>
          <w:tag w:val="goog_rdk_19"/>
        </w:sdtPr>
        <w:sdtContent>
          <w:ins w:author="Geoffrey Reynolds" w:id="6" w:date="2022-05-04T22:20:17Z">
            <w:r w:rsidDel="00000000" w:rsidR="00000000" w:rsidRPr="00000000">
              <w:drawing>
                <wp:anchor allowOverlap="1" behindDoc="1" distB="0" distT="0" distL="0" distR="0" hidden="0" layoutInCell="1" locked="0" relativeHeight="0" simplePos="0">
                  <wp:simplePos x="0" y="0"/>
                  <wp:positionH relativeFrom="column">
                    <wp:posOffset>142875</wp:posOffset>
                  </wp:positionH>
                  <wp:positionV relativeFrom="paragraph">
                    <wp:posOffset>38100</wp:posOffset>
                  </wp:positionV>
                  <wp:extent cx="6115050" cy="4314825"/>
                  <wp:effectExtent b="0" l="0" r="0" t="0"/>
                  <wp:wrapNone/>
                  <wp:docPr id="7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15050" cy="4314825"/>
                          </a:xfrm>
                          <a:prstGeom prst="rect"/>
                          <a:ln/>
                        </pic:spPr>
                      </pic:pic>
                    </a:graphicData>
                  </a:graphic>
                </wp:anchor>
              </w:drawing>
            </w:r>
          </w:ins>
        </w:sdtContent>
      </w:sdt>
    </w:p>
    <w:p w:rsidR="00000000" w:rsidDel="00000000" w:rsidP="00000000" w:rsidRDefault="00000000" w:rsidRPr="00000000" w14:paraId="00000139">
      <w:pPr>
        <w:spacing w:line="200" w:lineRule="auto"/>
        <w:rPr>
          <w:sz w:val="20"/>
          <w:szCs w:val="20"/>
        </w:rPr>
      </w:pPr>
      <w:r w:rsidDel="00000000" w:rsidR="00000000" w:rsidRPr="00000000">
        <w:rPr>
          <w:rtl w:val="0"/>
        </w:rPr>
      </w:r>
    </w:p>
    <w:p w:rsidR="00000000" w:rsidDel="00000000" w:rsidP="00000000" w:rsidRDefault="00000000" w:rsidRPr="00000000" w14:paraId="0000013A">
      <w:pPr>
        <w:spacing w:line="200" w:lineRule="auto"/>
        <w:rPr>
          <w:sz w:val="20"/>
          <w:szCs w:val="20"/>
        </w:rPr>
      </w:pPr>
      <w:r w:rsidDel="00000000" w:rsidR="00000000" w:rsidRPr="00000000">
        <w:rPr>
          <w:rtl w:val="0"/>
        </w:rPr>
      </w:r>
    </w:p>
    <w:p w:rsidR="00000000" w:rsidDel="00000000" w:rsidP="00000000" w:rsidRDefault="00000000" w:rsidRPr="00000000" w14:paraId="0000013B">
      <w:pPr>
        <w:spacing w:line="200" w:lineRule="auto"/>
        <w:rPr>
          <w:sz w:val="20"/>
          <w:szCs w:val="20"/>
        </w:rPr>
      </w:pPr>
      <w:r w:rsidDel="00000000" w:rsidR="00000000" w:rsidRPr="00000000">
        <w:rPr>
          <w:rtl w:val="0"/>
        </w:rPr>
      </w:r>
    </w:p>
    <w:p w:rsidR="00000000" w:rsidDel="00000000" w:rsidP="00000000" w:rsidRDefault="00000000" w:rsidRPr="00000000" w14:paraId="0000013C">
      <w:pPr>
        <w:spacing w:line="200" w:lineRule="auto"/>
        <w:rPr>
          <w:sz w:val="20"/>
          <w:szCs w:val="20"/>
        </w:rPr>
      </w:pPr>
      <w:r w:rsidDel="00000000" w:rsidR="00000000" w:rsidRPr="00000000">
        <w:rPr>
          <w:rtl w:val="0"/>
        </w:rPr>
      </w:r>
    </w:p>
    <w:p w:rsidR="00000000" w:rsidDel="00000000" w:rsidP="00000000" w:rsidRDefault="00000000" w:rsidRPr="00000000" w14:paraId="0000013D">
      <w:pPr>
        <w:spacing w:line="200" w:lineRule="auto"/>
        <w:rPr>
          <w:sz w:val="20"/>
          <w:szCs w:val="20"/>
        </w:rPr>
      </w:pPr>
      <w:r w:rsidDel="00000000" w:rsidR="00000000" w:rsidRPr="00000000">
        <w:rPr>
          <w:rtl w:val="0"/>
        </w:rPr>
      </w:r>
    </w:p>
    <w:p w:rsidR="00000000" w:rsidDel="00000000" w:rsidP="00000000" w:rsidRDefault="00000000" w:rsidRPr="00000000" w14:paraId="0000013E">
      <w:pPr>
        <w:spacing w:line="200" w:lineRule="auto"/>
        <w:rPr>
          <w:sz w:val="20"/>
          <w:szCs w:val="20"/>
        </w:rPr>
      </w:pPr>
      <w:r w:rsidDel="00000000" w:rsidR="00000000" w:rsidRPr="00000000">
        <w:rPr>
          <w:rtl w:val="0"/>
        </w:rPr>
      </w:r>
    </w:p>
    <w:p w:rsidR="00000000" w:rsidDel="00000000" w:rsidP="00000000" w:rsidRDefault="00000000" w:rsidRPr="00000000" w14:paraId="0000013F">
      <w:pPr>
        <w:spacing w:line="200" w:lineRule="auto"/>
        <w:rPr>
          <w:sz w:val="20"/>
          <w:szCs w:val="20"/>
        </w:rPr>
      </w:pPr>
      <w:r w:rsidDel="00000000" w:rsidR="00000000" w:rsidRPr="00000000">
        <w:rPr>
          <w:rtl w:val="0"/>
        </w:rPr>
      </w:r>
    </w:p>
    <w:p w:rsidR="00000000" w:rsidDel="00000000" w:rsidP="00000000" w:rsidRDefault="00000000" w:rsidRPr="00000000" w14:paraId="00000140">
      <w:pPr>
        <w:spacing w:line="200" w:lineRule="auto"/>
        <w:rPr>
          <w:sz w:val="20"/>
          <w:szCs w:val="20"/>
        </w:rPr>
      </w:pPr>
      <w:r w:rsidDel="00000000" w:rsidR="00000000" w:rsidRPr="00000000">
        <w:rPr>
          <w:rtl w:val="0"/>
        </w:rPr>
      </w:r>
    </w:p>
    <w:p w:rsidR="00000000" w:rsidDel="00000000" w:rsidP="00000000" w:rsidRDefault="00000000" w:rsidRPr="00000000" w14:paraId="00000141">
      <w:pPr>
        <w:spacing w:line="200" w:lineRule="auto"/>
        <w:rPr>
          <w:sz w:val="20"/>
          <w:szCs w:val="20"/>
        </w:rPr>
      </w:pPr>
      <w:r w:rsidDel="00000000" w:rsidR="00000000" w:rsidRPr="00000000">
        <w:rPr>
          <w:rtl w:val="0"/>
        </w:rPr>
      </w:r>
    </w:p>
    <w:p w:rsidR="00000000" w:rsidDel="00000000" w:rsidP="00000000" w:rsidRDefault="00000000" w:rsidRPr="00000000" w14:paraId="00000142">
      <w:pPr>
        <w:spacing w:line="200" w:lineRule="auto"/>
        <w:rPr>
          <w:sz w:val="20"/>
          <w:szCs w:val="20"/>
        </w:rPr>
      </w:pPr>
      <w:r w:rsidDel="00000000" w:rsidR="00000000" w:rsidRPr="00000000">
        <w:rPr>
          <w:rtl w:val="0"/>
        </w:rPr>
      </w:r>
    </w:p>
    <w:p w:rsidR="00000000" w:rsidDel="00000000" w:rsidP="00000000" w:rsidRDefault="00000000" w:rsidRPr="00000000" w14:paraId="00000143">
      <w:pPr>
        <w:spacing w:line="200" w:lineRule="auto"/>
        <w:rPr>
          <w:sz w:val="20"/>
          <w:szCs w:val="20"/>
        </w:rPr>
      </w:pPr>
      <w:r w:rsidDel="00000000" w:rsidR="00000000" w:rsidRPr="00000000">
        <w:rPr>
          <w:rtl w:val="0"/>
        </w:rPr>
      </w:r>
    </w:p>
    <w:p w:rsidR="00000000" w:rsidDel="00000000" w:rsidP="00000000" w:rsidRDefault="00000000" w:rsidRPr="00000000" w14:paraId="00000144">
      <w:pPr>
        <w:spacing w:line="200" w:lineRule="auto"/>
        <w:rPr>
          <w:sz w:val="20"/>
          <w:szCs w:val="20"/>
        </w:rPr>
      </w:pPr>
      <w:r w:rsidDel="00000000" w:rsidR="00000000" w:rsidRPr="00000000">
        <w:rPr>
          <w:rtl w:val="0"/>
        </w:rPr>
      </w:r>
    </w:p>
    <w:p w:rsidR="00000000" w:rsidDel="00000000" w:rsidP="00000000" w:rsidRDefault="00000000" w:rsidRPr="00000000" w14:paraId="00000145">
      <w:pPr>
        <w:spacing w:line="200" w:lineRule="auto"/>
        <w:rPr>
          <w:sz w:val="20"/>
          <w:szCs w:val="20"/>
        </w:rPr>
      </w:pPr>
      <w:r w:rsidDel="00000000" w:rsidR="00000000" w:rsidRPr="00000000">
        <w:rPr>
          <w:rtl w:val="0"/>
        </w:rPr>
      </w:r>
    </w:p>
    <w:p w:rsidR="00000000" w:rsidDel="00000000" w:rsidP="00000000" w:rsidRDefault="00000000" w:rsidRPr="00000000" w14:paraId="00000146">
      <w:pPr>
        <w:spacing w:line="200" w:lineRule="auto"/>
        <w:rPr>
          <w:sz w:val="20"/>
          <w:szCs w:val="20"/>
        </w:rPr>
      </w:pPr>
      <w:r w:rsidDel="00000000" w:rsidR="00000000" w:rsidRPr="00000000">
        <w:rPr>
          <w:rtl w:val="0"/>
        </w:rPr>
      </w:r>
    </w:p>
    <w:p w:rsidR="00000000" w:rsidDel="00000000" w:rsidP="00000000" w:rsidRDefault="00000000" w:rsidRPr="00000000" w14:paraId="00000147">
      <w:pPr>
        <w:spacing w:line="200" w:lineRule="auto"/>
        <w:rPr>
          <w:sz w:val="20"/>
          <w:szCs w:val="20"/>
        </w:rPr>
      </w:pPr>
      <w:r w:rsidDel="00000000" w:rsidR="00000000" w:rsidRPr="00000000">
        <w:rPr>
          <w:rtl w:val="0"/>
        </w:rPr>
      </w:r>
    </w:p>
    <w:p w:rsidR="00000000" w:rsidDel="00000000" w:rsidP="00000000" w:rsidRDefault="00000000" w:rsidRPr="00000000" w14:paraId="00000148">
      <w:pPr>
        <w:spacing w:line="200" w:lineRule="auto"/>
        <w:rPr>
          <w:sz w:val="20"/>
          <w:szCs w:val="20"/>
        </w:rPr>
      </w:pPr>
      <w:r w:rsidDel="00000000" w:rsidR="00000000" w:rsidRPr="00000000">
        <w:rPr>
          <w:rtl w:val="0"/>
        </w:rPr>
      </w:r>
    </w:p>
    <w:p w:rsidR="00000000" w:rsidDel="00000000" w:rsidP="00000000" w:rsidRDefault="00000000" w:rsidRPr="00000000" w14:paraId="00000149">
      <w:pPr>
        <w:spacing w:line="200" w:lineRule="auto"/>
        <w:rPr>
          <w:sz w:val="20"/>
          <w:szCs w:val="20"/>
        </w:rPr>
      </w:pPr>
      <w:r w:rsidDel="00000000" w:rsidR="00000000" w:rsidRPr="00000000">
        <w:rPr>
          <w:rtl w:val="0"/>
        </w:rPr>
      </w:r>
    </w:p>
    <w:p w:rsidR="00000000" w:rsidDel="00000000" w:rsidP="00000000" w:rsidRDefault="00000000" w:rsidRPr="00000000" w14:paraId="0000014A">
      <w:pPr>
        <w:spacing w:line="200" w:lineRule="auto"/>
        <w:rPr>
          <w:sz w:val="20"/>
          <w:szCs w:val="20"/>
        </w:rPr>
      </w:pPr>
      <w:r w:rsidDel="00000000" w:rsidR="00000000" w:rsidRPr="00000000">
        <w:rPr>
          <w:rtl w:val="0"/>
        </w:rPr>
      </w:r>
    </w:p>
    <w:p w:rsidR="00000000" w:rsidDel="00000000" w:rsidP="00000000" w:rsidRDefault="00000000" w:rsidRPr="00000000" w14:paraId="0000014B">
      <w:pPr>
        <w:spacing w:line="200" w:lineRule="auto"/>
        <w:rPr>
          <w:sz w:val="20"/>
          <w:szCs w:val="20"/>
        </w:rPr>
      </w:pPr>
      <w:r w:rsidDel="00000000" w:rsidR="00000000" w:rsidRPr="00000000">
        <w:rPr>
          <w:rtl w:val="0"/>
        </w:rPr>
      </w:r>
    </w:p>
    <w:p w:rsidR="00000000" w:rsidDel="00000000" w:rsidP="00000000" w:rsidRDefault="00000000" w:rsidRPr="00000000" w14:paraId="0000014C">
      <w:pPr>
        <w:spacing w:line="200" w:lineRule="auto"/>
        <w:rPr>
          <w:sz w:val="20"/>
          <w:szCs w:val="20"/>
        </w:rPr>
      </w:pPr>
      <w:r w:rsidDel="00000000" w:rsidR="00000000" w:rsidRPr="00000000">
        <w:rPr>
          <w:rtl w:val="0"/>
        </w:rPr>
      </w:r>
    </w:p>
    <w:p w:rsidR="00000000" w:rsidDel="00000000" w:rsidP="00000000" w:rsidRDefault="00000000" w:rsidRPr="00000000" w14:paraId="0000014D">
      <w:pPr>
        <w:spacing w:line="200" w:lineRule="auto"/>
        <w:rPr>
          <w:sz w:val="20"/>
          <w:szCs w:val="20"/>
        </w:rPr>
      </w:pPr>
      <w:r w:rsidDel="00000000" w:rsidR="00000000" w:rsidRPr="00000000">
        <w:rPr>
          <w:rtl w:val="0"/>
        </w:rPr>
      </w:r>
    </w:p>
    <w:p w:rsidR="00000000" w:rsidDel="00000000" w:rsidP="00000000" w:rsidRDefault="00000000" w:rsidRPr="00000000" w14:paraId="0000014E">
      <w:pPr>
        <w:spacing w:line="200" w:lineRule="auto"/>
        <w:rPr>
          <w:sz w:val="20"/>
          <w:szCs w:val="20"/>
        </w:rPr>
      </w:pPr>
      <w:r w:rsidDel="00000000" w:rsidR="00000000" w:rsidRPr="00000000">
        <w:rPr>
          <w:rtl w:val="0"/>
        </w:rPr>
      </w:r>
    </w:p>
    <w:p w:rsidR="00000000" w:rsidDel="00000000" w:rsidP="00000000" w:rsidRDefault="00000000" w:rsidRPr="00000000" w14:paraId="0000014F">
      <w:pPr>
        <w:spacing w:line="200" w:lineRule="auto"/>
        <w:rPr>
          <w:sz w:val="20"/>
          <w:szCs w:val="20"/>
        </w:rPr>
      </w:pPr>
      <w:r w:rsidDel="00000000" w:rsidR="00000000" w:rsidRPr="00000000">
        <w:rPr>
          <w:rtl w:val="0"/>
        </w:rPr>
      </w:r>
    </w:p>
    <w:p w:rsidR="00000000" w:rsidDel="00000000" w:rsidP="00000000" w:rsidRDefault="00000000" w:rsidRPr="00000000" w14:paraId="00000150">
      <w:pPr>
        <w:spacing w:line="200" w:lineRule="auto"/>
        <w:rPr>
          <w:sz w:val="20"/>
          <w:szCs w:val="20"/>
        </w:rPr>
      </w:pPr>
      <w:r w:rsidDel="00000000" w:rsidR="00000000" w:rsidRPr="00000000">
        <w:rPr>
          <w:rtl w:val="0"/>
        </w:rPr>
      </w:r>
    </w:p>
    <w:p w:rsidR="00000000" w:rsidDel="00000000" w:rsidP="00000000" w:rsidRDefault="00000000" w:rsidRPr="00000000" w14:paraId="00000151">
      <w:pPr>
        <w:spacing w:line="200" w:lineRule="auto"/>
        <w:rPr>
          <w:sz w:val="20"/>
          <w:szCs w:val="20"/>
        </w:rPr>
      </w:pPr>
      <w:r w:rsidDel="00000000" w:rsidR="00000000" w:rsidRPr="00000000">
        <w:rPr>
          <w:rtl w:val="0"/>
        </w:rPr>
      </w:r>
    </w:p>
    <w:p w:rsidR="00000000" w:rsidDel="00000000" w:rsidP="00000000" w:rsidRDefault="00000000" w:rsidRPr="00000000" w14:paraId="00000152">
      <w:pPr>
        <w:spacing w:line="200" w:lineRule="auto"/>
        <w:rPr>
          <w:sz w:val="20"/>
          <w:szCs w:val="20"/>
        </w:rPr>
      </w:pPr>
      <w:r w:rsidDel="00000000" w:rsidR="00000000" w:rsidRPr="00000000">
        <w:rPr>
          <w:rtl w:val="0"/>
        </w:rPr>
      </w:r>
    </w:p>
    <w:p w:rsidR="00000000" w:rsidDel="00000000" w:rsidP="00000000" w:rsidRDefault="00000000" w:rsidRPr="00000000" w14:paraId="00000153">
      <w:pPr>
        <w:spacing w:line="200" w:lineRule="auto"/>
        <w:rPr>
          <w:sz w:val="20"/>
          <w:szCs w:val="20"/>
        </w:rPr>
      </w:pPr>
      <w:r w:rsidDel="00000000" w:rsidR="00000000" w:rsidRPr="00000000">
        <w:rPr>
          <w:rtl w:val="0"/>
        </w:rPr>
      </w:r>
    </w:p>
    <w:p w:rsidR="00000000" w:rsidDel="00000000" w:rsidP="00000000" w:rsidRDefault="00000000" w:rsidRPr="00000000" w14:paraId="00000154">
      <w:pPr>
        <w:spacing w:line="200" w:lineRule="auto"/>
        <w:rPr>
          <w:sz w:val="20"/>
          <w:szCs w:val="20"/>
        </w:rPr>
      </w:pPr>
      <w:r w:rsidDel="00000000" w:rsidR="00000000" w:rsidRPr="00000000">
        <w:rPr>
          <w:rtl w:val="0"/>
        </w:rPr>
      </w:r>
    </w:p>
    <w:p w:rsidR="00000000" w:rsidDel="00000000" w:rsidP="00000000" w:rsidRDefault="00000000" w:rsidRPr="00000000" w14:paraId="00000155">
      <w:pPr>
        <w:spacing w:line="200" w:lineRule="auto"/>
        <w:rPr>
          <w:sz w:val="20"/>
          <w:szCs w:val="20"/>
        </w:rPr>
      </w:pPr>
      <w:r w:rsidDel="00000000" w:rsidR="00000000" w:rsidRPr="00000000">
        <w:rPr>
          <w:rtl w:val="0"/>
        </w:rPr>
      </w:r>
    </w:p>
    <w:p w:rsidR="00000000" w:rsidDel="00000000" w:rsidP="00000000" w:rsidRDefault="00000000" w:rsidRPr="00000000" w14:paraId="00000156">
      <w:pPr>
        <w:spacing w:line="200" w:lineRule="auto"/>
        <w:rPr>
          <w:sz w:val="20"/>
          <w:szCs w:val="20"/>
        </w:rPr>
      </w:pPr>
      <w:r w:rsidDel="00000000" w:rsidR="00000000" w:rsidRPr="00000000">
        <w:rPr>
          <w:rtl w:val="0"/>
        </w:rPr>
      </w:r>
    </w:p>
    <w:p w:rsidR="00000000" w:rsidDel="00000000" w:rsidP="00000000" w:rsidRDefault="00000000" w:rsidRPr="00000000" w14:paraId="00000157">
      <w:pPr>
        <w:spacing w:line="200" w:lineRule="auto"/>
        <w:rPr>
          <w:sz w:val="20"/>
          <w:szCs w:val="20"/>
        </w:rPr>
      </w:pPr>
      <w:r w:rsidDel="00000000" w:rsidR="00000000" w:rsidRPr="00000000">
        <w:rPr>
          <w:rtl w:val="0"/>
        </w:rPr>
      </w:r>
    </w:p>
    <w:p w:rsidR="00000000" w:rsidDel="00000000" w:rsidP="00000000" w:rsidRDefault="00000000" w:rsidRPr="00000000" w14:paraId="00000158">
      <w:pPr>
        <w:spacing w:line="200" w:lineRule="auto"/>
        <w:rPr>
          <w:sz w:val="20"/>
          <w:szCs w:val="20"/>
        </w:rPr>
      </w:pPr>
      <w:r w:rsidDel="00000000" w:rsidR="00000000" w:rsidRPr="00000000">
        <w:rPr>
          <w:rtl w:val="0"/>
        </w:rPr>
      </w:r>
    </w:p>
    <w:p w:rsidR="00000000" w:rsidDel="00000000" w:rsidP="00000000" w:rsidRDefault="00000000" w:rsidRPr="00000000" w14:paraId="00000159">
      <w:pPr>
        <w:spacing w:line="200" w:lineRule="auto"/>
        <w:rPr>
          <w:sz w:val="20"/>
          <w:szCs w:val="20"/>
        </w:rPr>
      </w:pPr>
      <w:r w:rsidDel="00000000" w:rsidR="00000000" w:rsidRPr="00000000">
        <w:rPr>
          <w:rtl w:val="0"/>
        </w:rPr>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Fonts w:ascii="Calibri" w:cs="Calibri" w:eastAsia="Calibri" w:hAnsi="Calibri"/>
          <w:rtl w:val="0"/>
        </w:rPr>
        <w:t xml:space="preserve">Open your command prompt and type ‘</w:t>
      </w:r>
      <w:r w:rsidDel="00000000" w:rsidR="00000000" w:rsidRPr="00000000">
        <w:rPr>
          <w:rFonts w:ascii="Calibri" w:cs="Calibri" w:eastAsia="Calibri" w:hAnsi="Calibri"/>
          <w:color w:val="393939"/>
          <w:sz w:val="24"/>
          <w:szCs w:val="24"/>
          <w:rtl w:val="0"/>
        </w:rPr>
        <w:t xml:space="preserve">telnet instance-bvw0ej-relay.screenconnect.com</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393939"/>
          <w:sz w:val="24"/>
          <w:szCs w:val="24"/>
          <w:rtl w:val="0"/>
        </w:rPr>
        <w:t xml:space="preserve">443</w:t>
      </w:r>
      <w:sdt>
        <w:sdtPr>
          <w:tag w:val="goog_rdk_20"/>
        </w:sdtPr>
        <w:sdtContent>
          <w:del w:author="Geoffrey Reynolds" w:id="7" w:date="2022-05-04T22:20:48Z">
            <w:r w:rsidDel="00000000" w:rsidR="00000000" w:rsidRPr="00000000">
              <w:rPr>
                <w:rFonts w:ascii="Calibri" w:cs="Calibri" w:eastAsia="Calibri" w:hAnsi="Calibri"/>
                <w:color w:val="393939"/>
                <w:sz w:val="24"/>
                <w:szCs w:val="24"/>
                <w:rtl w:val="0"/>
              </w:rPr>
              <w:delText xml:space="preserve">’</w:delText>
            </w:r>
          </w:del>
        </w:sdtContent>
      </w:sdt>
      <w:r w:rsidDel="00000000" w:rsidR="00000000" w:rsidRPr="00000000">
        <w:rPr>
          <w:rtl w:val="0"/>
        </w:rPr>
      </w:r>
    </w:p>
    <w:p w:rsidR="00000000" w:rsidDel="00000000" w:rsidP="00000000" w:rsidRDefault="00000000" w:rsidRPr="00000000" w14:paraId="0000015C">
      <w:pPr>
        <w:spacing w:line="20" w:lineRule="auto"/>
        <w:rPr>
          <w:sz w:val="20"/>
          <w:szCs w:val="20"/>
        </w:rPr>
      </w:pPr>
      <w:r w:rsidDel="00000000" w:rsidR="00000000" w:rsidRPr="00000000">
        <w:rPr>
          <w:rtl w:val="0"/>
        </w:rPr>
      </w:r>
      <w:sdt>
        <w:sdtPr>
          <w:tag w:val="goog_rdk_21"/>
        </w:sdtPr>
        <w:sdtContent>
          <w:del w:author="Geoffrey Reynolds" w:id="8" w:date="2022-05-04T22:21:19Z">
            <w:r w:rsidDel="00000000" w:rsidR="00000000" w:rsidRPr="00000000">
              <w:drawing>
                <wp:anchor allowOverlap="1" behindDoc="1" distB="0" distT="0" distL="0" distR="0" hidden="0" layoutInCell="1" locked="0" relativeHeight="0" simplePos="0">
                  <wp:simplePos x="0" y="0"/>
                  <wp:positionH relativeFrom="column">
                    <wp:posOffset>-4444</wp:posOffset>
                  </wp:positionH>
                  <wp:positionV relativeFrom="paragraph">
                    <wp:posOffset>187960</wp:posOffset>
                  </wp:positionV>
                  <wp:extent cx="6306820" cy="1490345"/>
                  <wp:effectExtent b="0" l="0" r="0" t="0"/>
                  <wp:wrapNone/>
                  <wp:docPr id="106"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6306820" cy="1490345"/>
                          </a:xfrm>
                          <a:prstGeom prst="rect"/>
                          <a:ln/>
                        </pic:spPr>
                      </pic:pic>
                    </a:graphicData>
                  </a:graphic>
                </wp:anchor>
              </w:drawing>
            </w:r>
          </w:del>
        </w:sdtContent>
      </w:sdt>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3682365</wp:posOffset>
            </wp:positionV>
            <wp:extent cx="6347460" cy="18415"/>
            <wp:effectExtent b="0" l="0" r="0" t="0"/>
            <wp:wrapNone/>
            <wp:docPr id="9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15D">
      <w:pPr>
        <w:spacing w:line="200" w:lineRule="auto"/>
        <w:rPr>
          <w:sz w:val="20"/>
          <w:szCs w:val="20"/>
        </w:rPr>
      </w:pPr>
      <w:r w:rsidDel="00000000" w:rsidR="00000000" w:rsidRPr="00000000">
        <w:rPr>
          <w:rtl w:val="0"/>
        </w:rPr>
      </w:r>
    </w:p>
    <w:p w:rsidR="00000000" w:rsidDel="00000000" w:rsidP="00000000" w:rsidRDefault="00000000" w:rsidRPr="00000000" w14:paraId="0000015E">
      <w:pPr>
        <w:spacing w:line="200" w:lineRule="auto"/>
        <w:rPr>
          <w:sz w:val="20"/>
          <w:szCs w:val="20"/>
        </w:rPr>
      </w:pPr>
      <w:r w:rsidDel="00000000" w:rsidR="00000000" w:rsidRPr="00000000">
        <w:rPr>
          <w:rtl w:val="0"/>
        </w:rPr>
      </w:r>
      <w:sdt>
        <w:sdtPr>
          <w:tag w:val="goog_rdk_22"/>
        </w:sdtPr>
        <w:sdtContent>
          <w:ins w:author="Geoffrey Reynolds" w:id="8" w:date="2022-05-04T22:21:19Z">
            <w:r w:rsidDel="00000000" w:rsidR="00000000" w:rsidRPr="00000000">
              <w:drawing>
                <wp:anchor allowOverlap="1" behindDoc="1" distB="0" distT="0" distL="0" distR="0" hidden="0" layoutInCell="1" locked="0" relativeHeight="0" simplePos="0">
                  <wp:simplePos x="0" y="0"/>
                  <wp:positionH relativeFrom="column">
                    <wp:posOffset>144463</wp:posOffset>
                  </wp:positionH>
                  <wp:positionV relativeFrom="paragraph">
                    <wp:posOffset>57150</wp:posOffset>
                  </wp:positionV>
                  <wp:extent cx="6161087" cy="1485900"/>
                  <wp:effectExtent b="0" l="0" r="0" t="0"/>
                  <wp:wrapNone/>
                  <wp:docPr id="107"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6161087" cy="1485900"/>
                          </a:xfrm>
                          <a:prstGeom prst="rect"/>
                          <a:ln/>
                        </pic:spPr>
                      </pic:pic>
                    </a:graphicData>
                  </a:graphic>
                </wp:anchor>
              </w:drawing>
            </w:r>
          </w:ins>
        </w:sdtContent>
      </w:sdt>
    </w:p>
    <w:p w:rsidR="00000000" w:rsidDel="00000000" w:rsidP="00000000" w:rsidRDefault="00000000" w:rsidRPr="00000000" w14:paraId="0000015F">
      <w:pPr>
        <w:spacing w:line="200" w:lineRule="auto"/>
        <w:rPr>
          <w:sz w:val="20"/>
          <w:szCs w:val="20"/>
        </w:rPr>
      </w:pPr>
      <w:r w:rsidDel="00000000" w:rsidR="00000000" w:rsidRPr="00000000">
        <w:rPr>
          <w:rtl w:val="0"/>
        </w:rPr>
      </w:r>
    </w:p>
    <w:p w:rsidR="00000000" w:rsidDel="00000000" w:rsidP="00000000" w:rsidRDefault="00000000" w:rsidRPr="00000000" w14:paraId="00000160">
      <w:pPr>
        <w:spacing w:line="200" w:lineRule="auto"/>
        <w:rPr>
          <w:sz w:val="20"/>
          <w:szCs w:val="20"/>
        </w:rPr>
      </w:pPr>
      <w:r w:rsidDel="00000000" w:rsidR="00000000" w:rsidRPr="00000000">
        <w:rPr>
          <w:rtl w:val="0"/>
        </w:rPr>
      </w:r>
    </w:p>
    <w:p w:rsidR="00000000" w:rsidDel="00000000" w:rsidP="00000000" w:rsidRDefault="00000000" w:rsidRPr="00000000" w14:paraId="00000161">
      <w:pPr>
        <w:spacing w:line="200" w:lineRule="auto"/>
        <w:rPr>
          <w:sz w:val="20"/>
          <w:szCs w:val="20"/>
        </w:rPr>
      </w:pPr>
      <w:r w:rsidDel="00000000" w:rsidR="00000000" w:rsidRPr="00000000">
        <w:rPr>
          <w:rtl w:val="0"/>
        </w:rPr>
      </w:r>
    </w:p>
    <w:p w:rsidR="00000000" w:rsidDel="00000000" w:rsidP="00000000" w:rsidRDefault="00000000" w:rsidRPr="00000000" w14:paraId="00000162">
      <w:pPr>
        <w:spacing w:line="200" w:lineRule="auto"/>
        <w:rPr>
          <w:sz w:val="20"/>
          <w:szCs w:val="20"/>
        </w:rPr>
      </w:pPr>
      <w:r w:rsidDel="00000000" w:rsidR="00000000" w:rsidRPr="00000000">
        <w:rPr>
          <w:rtl w:val="0"/>
        </w:rPr>
      </w:r>
    </w:p>
    <w:p w:rsidR="00000000" w:rsidDel="00000000" w:rsidP="00000000" w:rsidRDefault="00000000" w:rsidRPr="00000000" w14:paraId="00000163">
      <w:pPr>
        <w:spacing w:line="200" w:lineRule="auto"/>
        <w:rPr>
          <w:sz w:val="20"/>
          <w:szCs w:val="20"/>
        </w:rPr>
      </w:pPr>
      <w:r w:rsidDel="00000000" w:rsidR="00000000" w:rsidRPr="00000000">
        <w:rPr>
          <w:rtl w:val="0"/>
        </w:rPr>
      </w:r>
    </w:p>
    <w:p w:rsidR="00000000" w:rsidDel="00000000" w:rsidP="00000000" w:rsidRDefault="00000000" w:rsidRPr="00000000" w14:paraId="00000164">
      <w:pPr>
        <w:spacing w:line="200" w:lineRule="auto"/>
        <w:rPr>
          <w:sz w:val="20"/>
          <w:szCs w:val="20"/>
        </w:rPr>
      </w:pPr>
      <w:r w:rsidDel="00000000" w:rsidR="00000000" w:rsidRPr="00000000">
        <w:rPr>
          <w:rtl w:val="0"/>
        </w:rPr>
      </w:r>
    </w:p>
    <w:p w:rsidR="00000000" w:rsidDel="00000000" w:rsidP="00000000" w:rsidRDefault="00000000" w:rsidRPr="00000000" w14:paraId="00000165">
      <w:pPr>
        <w:spacing w:line="200" w:lineRule="auto"/>
        <w:rPr>
          <w:sz w:val="20"/>
          <w:szCs w:val="20"/>
        </w:rPr>
      </w:pPr>
      <w:r w:rsidDel="00000000" w:rsidR="00000000" w:rsidRPr="00000000">
        <w:rPr>
          <w:rtl w:val="0"/>
        </w:rPr>
      </w:r>
    </w:p>
    <w:p w:rsidR="00000000" w:rsidDel="00000000" w:rsidP="00000000" w:rsidRDefault="00000000" w:rsidRPr="00000000" w14:paraId="00000166">
      <w:pPr>
        <w:spacing w:line="200" w:lineRule="auto"/>
        <w:rPr>
          <w:sz w:val="20"/>
          <w:szCs w:val="20"/>
        </w:rPr>
      </w:pPr>
      <w:r w:rsidDel="00000000" w:rsidR="00000000" w:rsidRPr="00000000">
        <w:rPr>
          <w:rtl w:val="0"/>
        </w:rPr>
      </w:r>
    </w:p>
    <w:p w:rsidR="00000000" w:rsidDel="00000000" w:rsidP="00000000" w:rsidRDefault="00000000" w:rsidRPr="00000000" w14:paraId="00000167">
      <w:pPr>
        <w:spacing w:line="200" w:lineRule="auto"/>
        <w:rPr>
          <w:sz w:val="20"/>
          <w:szCs w:val="20"/>
        </w:rPr>
      </w:pPr>
      <w:r w:rsidDel="00000000" w:rsidR="00000000" w:rsidRPr="00000000">
        <w:rPr>
          <w:rtl w:val="0"/>
        </w:rPr>
      </w:r>
    </w:p>
    <w:p w:rsidR="00000000" w:rsidDel="00000000" w:rsidP="00000000" w:rsidRDefault="00000000" w:rsidRPr="00000000" w14:paraId="00000168">
      <w:pPr>
        <w:spacing w:line="200" w:lineRule="auto"/>
        <w:rPr>
          <w:sz w:val="20"/>
          <w:szCs w:val="20"/>
        </w:rPr>
      </w:pPr>
      <w:r w:rsidDel="00000000" w:rsidR="00000000" w:rsidRPr="00000000">
        <w:rPr>
          <w:rtl w:val="0"/>
        </w:rPr>
      </w:r>
    </w:p>
    <w:p w:rsidR="00000000" w:rsidDel="00000000" w:rsidP="00000000" w:rsidRDefault="00000000" w:rsidRPr="00000000" w14:paraId="00000169">
      <w:pPr>
        <w:spacing w:line="200" w:lineRule="auto"/>
        <w:rPr>
          <w:sz w:val="20"/>
          <w:szCs w:val="20"/>
        </w:rPr>
      </w:pPr>
      <w:r w:rsidDel="00000000" w:rsidR="00000000" w:rsidRPr="00000000">
        <w:rPr>
          <w:rtl w:val="0"/>
        </w:rPr>
      </w:r>
    </w:p>
    <w:p w:rsidR="00000000" w:rsidDel="00000000" w:rsidP="00000000" w:rsidRDefault="00000000" w:rsidRPr="00000000" w14:paraId="0000016A">
      <w:pPr>
        <w:spacing w:line="200" w:lineRule="auto"/>
        <w:rPr>
          <w:sz w:val="20"/>
          <w:szCs w:val="20"/>
        </w:rPr>
      </w:pPr>
      <w:r w:rsidDel="00000000" w:rsidR="00000000" w:rsidRPr="00000000">
        <w:rPr>
          <w:rtl w:val="0"/>
        </w:rPr>
      </w:r>
    </w:p>
    <w:p w:rsidR="00000000" w:rsidDel="00000000" w:rsidP="00000000" w:rsidRDefault="00000000" w:rsidRPr="00000000" w14:paraId="0000016B">
      <w:pPr>
        <w:spacing w:line="200" w:lineRule="auto"/>
        <w:rPr>
          <w:sz w:val="20"/>
          <w:szCs w:val="20"/>
        </w:rPr>
      </w:pPr>
      <w:r w:rsidDel="00000000" w:rsidR="00000000" w:rsidRPr="00000000">
        <w:rPr>
          <w:rtl w:val="0"/>
        </w:rPr>
      </w:r>
    </w:p>
    <w:p w:rsidR="00000000" w:rsidDel="00000000" w:rsidP="00000000" w:rsidRDefault="00000000" w:rsidRPr="00000000" w14:paraId="0000016C">
      <w:pPr>
        <w:spacing w:line="200" w:lineRule="auto"/>
        <w:rPr>
          <w:sz w:val="20"/>
          <w:szCs w:val="20"/>
        </w:rPr>
      </w:pPr>
      <w:r w:rsidDel="00000000" w:rsidR="00000000" w:rsidRPr="00000000">
        <w:rPr>
          <w:rtl w:val="0"/>
        </w:rPr>
      </w:r>
    </w:p>
    <w:p w:rsidR="00000000" w:rsidDel="00000000" w:rsidP="00000000" w:rsidRDefault="00000000" w:rsidRPr="00000000" w14:paraId="0000016D">
      <w:pPr>
        <w:spacing w:line="200" w:lineRule="auto"/>
        <w:rPr>
          <w:sz w:val="20"/>
          <w:szCs w:val="20"/>
        </w:rPr>
      </w:pPr>
      <w:r w:rsidDel="00000000" w:rsidR="00000000" w:rsidRPr="00000000">
        <w:rPr>
          <w:rtl w:val="0"/>
        </w:rPr>
      </w:r>
    </w:p>
    <w:p w:rsidR="00000000" w:rsidDel="00000000" w:rsidP="00000000" w:rsidRDefault="00000000" w:rsidRPr="00000000" w14:paraId="0000016E">
      <w:pPr>
        <w:spacing w:line="200" w:lineRule="auto"/>
        <w:rPr>
          <w:sz w:val="20"/>
          <w:szCs w:val="20"/>
        </w:rPr>
      </w:pPr>
      <w:r w:rsidDel="00000000" w:rsidR="00000000" w:rsidRPr="00000000">
        <w:rPr>
          <w:rtl w:val="0"/>
        </w:rPr>
      </w:r>
    </w:p>
    <w:p w:rsidR="00000000" w:rsidDel="00000000" w:rsidP="00000000" w:rsidRDefault="00000000" w:rsidRPr="00000000" w14:paraId="0000016F">
      <w:pPr>
        <w:spacing w:line="200" w:lineRule="auto"/>
        <w:rPr>
          <w:sz w:val="20"/>
          <w:szCs w:val="20"/>
        </w:rPr>
      </w:pPr>
      <w:r w:rsidDel="00000000" w:rsidR="00000000" w:rsidRPr="00000000">
        <w:rPr>
          <w:rtl w:val="0"/>
        </w:rPr>
      </w:r>
    </w:p>
    <w:p w:rsidR="00000000" w:rsidDel="00000000" w:rsidP="00000000" w:rsidRDefault="00000000" w:rsidRPr="00000000" w14:paraId="00000170">
      <w:pPr>
        <w:spacing w:after="0" w:line="200" w:lineRule="auto"/>
        <w:rPr>
          <w:sz w:val="20"/>
          <w:szCs w:val="20"/>
        </w:rPr>
      </w:pPr>
      <w:r w:rsidDel="00000000" w:rsidR="00000000" w:rsidRPr="00000000">
        <w:rPr>
          <w:rtl w:val="0"/>
        </w:rPr>
      </w:r>
    </w:p>
    <w:p w:rsidR="00000000" w:rsidDel="00000000" w:rsidP="00000000" w:rsidRDefault="00000000" w:rsidRPr="00000000" w14:paraId="000001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7">
      <w:pPr>
        <w:spacing w:after="0" w:line="200" w:lineRule="auto"/>
        <w:rPr>
          <w:sz w:val="20"/>
          <w:szCs w:val="20"/>
        </w:rPr>
      </w:pPr>
      <w:r w:rsidDel="00000000" w:rsidR="00000000" w:rsidRPr="00000000">
        <w:rPr>
          <w:rtl w:val="0"/>
        </w:rPr>
      </w:r>
    </w:p>
    <w:p w:rsidR="00000000" w:rsidDel="00000000" w:rsidP="00000000" w:rsidRDefault="00000000" w:rsidRPr="00000000" w14:paraId="00000178">
      <w:pPr>
        <w:spacing w:after="0" w:line="200" w:lineRule="auto"/>
        <w:rPr>
          <w:sz w:val="20"/>
          <w:szCs w:val="20"/>
        </w:rPr>
      </w:pPr>
      <w:r w:rsidDel="00000000" w:rsidR="00000000" w:rsidRPr="00000000">
        <w:rPr>
          <w:rtl w:val="0"/>
        </w:rPr>
      </w:r>
    </w:p>
    <w:p w:rsidR="00000000" w:rsidDel="00000000" w:rsidP="00000000" w:rsidRDefault="00000000" w:rsidRPr="00000000" w14:paraId="00000179">
      <w:pPr>
        <w:spacing w:after="0" w:line="200" w:lineRule="auto"/>
        <w:rPr>
          <w:sz w:val="20"/>
          <w:szCs w:val="20"/>
        </w:rPr>
      </w:pPr>
      <w:r w:rsidDel="00000000" w:rsidR="00000000" w:rsidRPr="00000000">
        <w:rPr>
          <w:rtl w:val="0"/>
        </w:rPr>
      </w:r>
    </w:p>
    <w:p w:rsidR="00000000" w:rsidDel="00000000" w:rsidP="00000000" w:rsidRDefault="00000000" w:rsidRPr="00000000" w14:paraId="0000017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7B">
      <w:pPr>
        <w:spacing w:line="226" w:lineRule="auto"/>
        <w:ind w:right="140"/>
        <w:jc w:val="center"/>
        <w:rPr>
          <w:color w:val="000000"/>
          <w:sz w:val="20"/>
          <w:szCs w:val="20"/>
        </w:rPr>
        <w:sectPr>
          <w:type w:val="nextPage"/>
          <w:pgSz w:h="15840" w:w="12240" w:orient="portrait"/>
          <w:pgMar w:bottom="0" w:top="585" w:left="1160" w:right="1000" w:header="0" w:footer="0"/>
        </w:sectPr>
      </w:pPr>
      <w:r w:rsidDel="00000000" w:rsidR="00000000" w:rsidRPr="00000000">
        <w:rPr>
          <w:rFonts w:ascii="Calibri" w:cs="Calibri" w:eastAsia="Calibri" w:hAnsi="Calibri"/>
          <w:color w:val="595959"/>
          <w:sz w:val="16"/>
          <w:szCs w:val="16"/>
          <w:rtl w:val="0"/>
        </w:rPr>
        <w: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t>
      </w:r>
      <w:r w:rsidDel="00000000" w:rsidR="00000000" w:rsidRPr="00000000">
        <w:rPr>
          <w:rtl w:val="0"/>
        </w:rPr>
      </w:r>
    </w:p>
    <w:bookmarkStart w:colFirst="0" w:colLast="0" w:name="bookmark=id.3dy6vkm" w:id="6"/>
    <w:bookmarkEnd w:id="6"/>
    <w:p w:rsidR="00000000" w:rsidDel="00000000" w:rsidP="00000000" w:rsidRDefault="00000000" w:rsidRPr="00000000" w14:paraId="0000017C">
      <w:pPr>
        <w:spacing w:after="0" w:lineRule="auto"/>
        <w:jc w:val="right"/>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1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10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24510" cy="172085"/>
            <wp:effectExtent b="0" l="0" r="0" t="0"/>
            <wp:docPr id="8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2451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12065</wp:posOffset>
            </wp:positionV>
            <wp:extent cx="6347460" cy="18415"/>
            <wp:effectExtent b="0" l="0" r="0" t="0"/>
            <wp:wrapNone/>
            <wp:docPr id="8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17E">
      <w:pPr>
        <w:spacing w:after="0" w:line="214" w:lineRule="auto"/>
        <w:rPr>
          <w:color w:val="000000"/>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rFonts w:ascii="Calibri" w:cs="Calibri" w:eastAsia="Calibri" w:hAnsi="Calibri"/>
          <w:rtl w:val="0"/>
        </w:rPr>
        <w:t xml:space="preserve">This command confirms the connection, or lack thereof.</w:t>
      </w:r>
      <w:r w:rsidDel="00000000" w:rsidR="00000000" w:rsidRPr="00000000">
        <w:rPr>
          <w:rtl w:val="0"/>
        </w:rPr>
      </w:r>
    </w:p>
    <w:p w:rsidR="00000000" w:rsidDel="00000000" w:rsidP="00000000" w:rsidRDefault="00000000" w:rsidRPr="00000000" w14:paraId="00000180">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-4444</wp:posOffset>
            </wp:positionH>
            <wp:positionV relativeFrom="paragraph">
              <wp:posOffset>174625</wp:posOffset>
            </wp:positionV>
            <wp:extent cx="6307455" cy="918845"/>
            <wp:effectExtent b="0" l="0" r="0" t="0"/>
            <wp:wrapNone/>
            <wp:docPr id="64"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6307455" cy="918845"/>
                    </a:xfrm>
                    <a:prstGeom prst="rect"/>
                    <a:ln/>
                  </pic:spPr>
                </pic:pic>
              </a:graphicData>
            </a:graphic>
          </wp:anchor>
        </w:drawing>
      </w:r>
    </w:p>
    <w:p w:rsidR="00000000" w:rsidDel="00000000" w:rsidP="00000000" w:rsidRDefault="00000000" w:rsidRPr="00000000" w14:paraId="00000181">
      <w:pPr>
        <w:spacing w:line="200" w:lineRule="auto"/>
        <w:rPr>
          <w:sz w:val="20"/>
          <w:szCs w:val="20"/>
        </w:rPr>
      </w:pPr>
      <w:r w:rsidDel="00000000" w:rsidR="00000000" w:rsidRPr="00000000">
        <w:rPr>
          <w:rtl w:val="0"/>
        </w:rPr>
      </w:r>
    </w:p>
    <w:p w:rsidR="00000000" w:rsidDel="00000000" w:rsidP="00000000" w:rsidRDefault="00000000" w:rsidRPr="00000000" w14:paraId="00000182">
      <w:pPr>
        <w:spacing w:line="200" w:lineRule="auto"/>
        <w:rPr>
          <w:sz w:val="20"/>
          <w:szCs w:val="20"/>
        </w:rPr>
      </w:pPr>
      <w:r w:rsidDel="00000000" w:rsidR="00000000" w:rsidRPr="00000000">
        <w:rPr>
          <w:rtl w:val="0"/>
        </w:rPr>
      </w:r>
    </w:p>
    <w:p w:rsidR="00000000" w:rsidDel="00000000" w:rsidP="00000000" w:rsidRDefault="00000000" w:rsidRPr="00000000" w14:paraId="00000183">
      <w:pPr>
        <w:spacing w:line="200" w:lineRule="auto"/>
        <w:rPr>
          <w:sz w:val="20"/>
          <w:szCs w:val="20"/>
        </w:rPr>
      </w:pPr>
      <w:r w:rsidDel="00000000" w:rsidR="00000000" w:rsidRPr="00000000">
        <w:rPr>
          <w:rtl w:val="0"/>
        </w:rPr>
      </w:r>
    </w:p>
    <w:p w:rsidR="00000000" w:rsidDel="00000000" w:rsidP="00000000" w:rsidRDefault="00000000" w:rsidRPr="00000000" w14:paraId="00000184">
      <w:pPr>
        <w:spacing w:line="200" w:lineRule="auto"/>
        <w:rPr>
          <w:sz w:val="20"/>
          <w:szCs w:val="20"/>
        </w:rPr>
      </w:pPr>
      <w:r w:rsidDel="00000000" w:rsidR="00000000" w:rsidRPr="00000000">
        <w:rPr>
          <w:rtl w:val="0"/>
        </w:rPr>
      </w:r>
    </w:p>
    <w:p w:rsidR="00000000" w:rsidDel="00000000" w:rsidP="00000000" w:rsidRDefault="00000000" w:rsidRPr="00000000" w14:paraId="00000185">
      <w:pPr>
        <w:spacing w:line="200" w:lineRule="auto"/>
        <w:rPr>
          <w:sz w:val="20"/>
          <w:szCs w:val="20"/>
        </w:rPr>
      </w:pPr>
      <w:r w:rsidDel="00000000" w:rsidR="00000000" w:rsidRPr="00000000">
        <w:rPr>
          <w:rtl w:val="0"/>
        </w:rPr>
      </w:r>
    </w:p>
    <w:p w:rsidR="00000000" w:rsidDel="00000000" w:rsidP="00000000" w:rsidRDefault="00000000" w:rsidRPr="00000000" w14:paraId="00000186">
      <w:pPr>
        <w:spacing w:line="200" w:lineRule="auto"/>
        <w:rPr>
          <w:sz w:val="20"/>
          <w:szCs w:val="20"/>
        </w:rPr>
      </w:pPr>
      <w:r w:rsidDel="00000000" w:rsidR="00000000" w:rsidRPr="00000000">
        <w:rPr>
          <w:rtl w:val="0"/>
        </w:rPr>
      </w:r>
    </w:p>
    <w:p w:rsidR="00000000" w:rsidDel="00000000" w:rsidP="00000000" w:rsidRDefault="00000000" w:rsidRPr="00000000" w14:paraId="00000187">
      <w:pPr>
        <w:spacing w:line="200" w:lineRule="auto"/>
        <w:rPr>
          <w:sz w:val="20"/>
          <w:szCs w:val="20"/>
        </w:rPr>
      </w:pPr>
      <w:r w:rsidDel="00000000" w:rsidR="00000000" w:rsidRPr="00000000">
        <w:rPr>
          <w:rtl w:val="0"/>
        </w:rPr>
      </w:r>
    </w:p>
    <w:p w:rsidR="00000000" w:rsidDel="00000000" w:rsidP="00000000" w:rsidRDefault="00000000" w:rsidRPr="00000000" w14:paraId="00000188">
      <w:pPr>
        <w:spacing w:line="200" w:lineRule="auto"/>
        <w:rPr>
          <w:sz w:val="20"/>
          <w:szCs w:val="20"/>
        </w:rPr>
      </w:pPr>
      <w:r w:rsidDel="00000000" w:rsidR="00000000" w:rsidRPr="00000000">
        <w:rPr>
          <w:rtl w:val="0"/>
        </w:rPr>
      </w:r>
    </w:p>
    <w:p w:rsidR="00000000" w:rsidDel="00000000" w:rsidP="00000000" w:rsidRDefault="00000000" w:rsidRPr="00000000" w14:paraId="00000189">
      <w:pPr>
        <w:spacing w:line="365" w:lineRule="auto"/>
        <w:rPr>
          <w:sz w:val="20"/>
          <w:szCs w:val="20"/>
        </w:rPr>
      </w:pPr>
      <w:r w:rsidDel="00000000" w:rsidR="00000000" w:rsidRPr="00000000">
        <w:rPr>
          <w:rtl w:val="0"/>
        </w:rPr>
      </w:r>
    </w:p>
    <w:p w:rsidR="00000000" w:rsidDel="00000000" w:rsidP="00000000" w:rsidRDefault="00000000" w:rsidRPr="00000000" w14:paraId="0000018A">
      <w:pPr>
        <w:rPr>
          <w:sz w:val="20"/>
          <w:szCs w:val="20"/>
        </w:rPr>
      </w:pPr>
      <w:r w:rsidDel="00000000" w:rsidR="00000000" w:rsidRPr="00000000">
        <w:rPr>
          <w:rFonts w:ascii="Calibri" w:cs="Calibri" w:eastAsia="Calibri" w:hAnsi="Calibri"/>
          <w:rtl w:val="0"/>
        </w:rPr>
        <w:t xml:space="preserve">In case it fails, we must check on Antivirus Utility Settings &amp; Computer Policies</w:t>
      </w:r>
      <w:r w:rsidDel="00000000" w:rsidR="00000000" w:rsidRPr="00000000">
        <w:rPr>
          <w:rtl w:val="0"/>
        </w:rPr>
      </w:r>
    </w:p>
    <w:p w:rsidR="00000000" w:rsidDel="00000000" w:rsidP="00000000" w:rsidRDefault="00000000" w:rsidRPr="00000000" w14:paraId="0000018B">
      <w:pPr>
        <w:spacing w:line="318" w:lineRule="auto"/>
        <w:rPr>
          <w:sz w:val="20"/>
          <w:szCs w:val="20"/>
        </w:rPr>
      </w:pPr>
      <w:r w:rsidDel="00000000" w:rsidR="00000000" w:rsidRPr="00000000">
        <w:rPr>
          <w:rtl w:val="0"/>
        </w:rPr>
      </w:r>
    </w:p>
    <w:p w:rsidR="00000000" w:rsidDel="00000000" w:rsidP="00000000" w:rsidRDefault="00000000" w:rsidRPr="00000000" w14:paraId="0000018C">
      <w:pPr>
        <w:spacing w:line="435" w:lineRule="auto"/>
        <w:ind w:right="660"/>
        <w:rPr>
          <w:sz w:val="20"/>
          <w:szCs w:val="20"/>
        </w:rPr>
      </w:pPr>
      <w:r w:rsidDel="00000000" w:rsidR="00000000" w:rsidRPr="00000000">
        <w:rPr>
          <w:rFonts w:ascii="Calibri" w:cs="Calibri" w:eastAsia="Calibri" w:hAnsi="Calibri"/>
          <w:rtl w:val="0"/>
        </w:rPr>
        <w:t xml:space="preserve">Known Antivirus Programs and spyware protection programs that block ScreenConnect by default in their filters are:</w:t>
      </w:r>
      <w:r w:rsidDel="00000000" w:rsidR="00000000" w:rsidRPr="00000000">
        <w:rPr>
          <w:rtl w:val="0"/>
        </w:rPr>
      </w:r>
    </w:p>
    <w:p w:rsidR="00000000" w:rsidDel="00000000" w:rsidP="00000000" w:rsidRDefault="00000000" w:rsidRPr="00000000" w14:paraId="0000018D">
      <w:pPr>
        <w:spacing w:line="200" w:lineRule="auto"/>
        <w:rPr>
          <w:sz w:val="20"/>
          <w:szCs w:val="20"/>
        </w:rPr>
      </w:pPr>
      <w:r w:rsidDel="00000000" w:rsidR="00000000" w:rsidRPr="00000000">
        <w:rPr>
          <w:rtl w:val="0"/>
        </w:rPr>
      </w:r>
    </w:p>
    <w:p w:rsidR="00000000" w:rsidDel="00000000" w:rsidP="00000000" w:rsidRDefault="00000000" w:rsidRPr="00000000" w14:paraId="0000018E">
      <w:pPr>
        <w:spacing w:line="389" w:lineRule="auto"/>
        <w:rPr>
          <w:sz w:val="20"/>
          <w:szCs w:val="20"/>
        </w:rPr>
      </w:pPr>
      <w:r w:rsidDel="00000000" w:rsidR="00000000" w:rsidRPr="00000000">
        <w:rPr>
          <w:rtl w:val="0"/>
        </w:rPr>
      </w:r>
    </w:p>
    <w:tbl>
      <w:tblPr>
        <w:tblStyle w:val="Table1"/>
        <w:tblW w:w="6700.0" w:type="dxa"/>
        <w:jc w:val="left"/>
        <w:tblInd w:w="1080.0" w:type="dxa"/>
        <w:tblLayout w:type="fixed"/>
        <w:tblLook w:val="0000"/>
      </w:tblPr>
      <w:tblGrid>
        <w:gridCol w:w="220"/>
        <w:gridCol w:w="3260"/>
        <w:gridCol w:w="1360"/>
        <w:gridCol w:w="1860"/>
        <w:tblGridChange w:id="0">
          <w:tblGrid>
            <w:gridCol w:w="220"/>
            <w:gridCol w:w="3260"/>
            <w:gridCol w:w="1360"/>
            <w:gridCol w:w="1860"/>
          </w:tblGrid>
        </w:tblGridChange>
      </w:tblGrid>
      <w:tr>
        <w:trPr>
          <w:cantSplit w:val="0"/>
          <w:trHeight w:val="269" w:hRule="atLeast"/>
          <w:tblHeader w:val="0"/>
        </w:trPr>
        <w:tc>
          <w:tcPr>
            <w:vAlign w:val="bottom"/>
          </w:tcPr>
          <w:p w:rsidR="00000000" w:rsidDel="00000000" w:rsidP="00000000" w:rsidRDefault="00000000" w:rsidRPr="00000000" w14:paraId="0000018F">
            <w:pPr>
              <w:rPr>
                <w:sz w:val="23"/>
                <w:szCs w:val="23"/>
              </w:rPr>
            </w:pPr>
            <w:r w:rsidDel="00000000" w:rsidR="00000000" w:rsidRPr="00000000">
              <w:rPr>
                <w:rtl w:val="0"/>
              </w:rPr>
            </w:r>
          </w:p>
        </w:tc>
        <w:tc>
          <w:tcPr>
            <w:vAlign w:val="bottom"/>
          </w:tcPr>
          <w:p w:rsidR="00000000" w:rsidDel="00000000" w:rsidP="00000000" w:rsidRDefault="00000000" w:rsidRPr="00000000" w14:paraId="00000190">
            <w:pPr>
              <w:ind w:left="140" w:firstLine="0"/>
              <w:rPr>
                <w:sz w:val="20"/>
                <w:szCs w:val="20"/>
              </w:rPr>
            </w:pPr>
            <w:r w:rsidDel="00000000" w:rsidR="00000000" w:rsidRPr="00000000">
              <w:rPr>
                <w:rFonts w:ascii="Calibri" w:cs="Calibri" w:eastAsia="Calibri" w:hAnsi="Calibri"/>
                <w:rtl w:val="0"/>
              </w:rPr>
              <w:t xml:space="preserve">Windows Smartscreen</w:t>
            </w:r>
            <w:r w:rsidDel="00000000" w:rsidR="00000000" w:rsidRPr="00000000">
              <w:rPr>
                <w:rtl w:val="0"/>
              </w:rPr>
            </w:r>
          </w:p>
        </w:tc>
        <w:tc>
          <w:tcPr>
            <w:vAlign w:val="bottom"/>
          </w:tcPr>
          <w:p w:rsidR="00000000" w:rsidDel="00000000" w:rsidP="00000000" w:rsidRDefault="00000000" w:rsidRPr="00000000" w14:paraId="00000191">
            <w:pPr>
              <w:rPr>
                <w:sz w:val="23"/>
                <w:szCs w:val="23"/>
              </w:rPr>
            </w:pPr>
            <w:r w:rsidDel="00000000" w:rsidR="00000000" w:rsidRPr="00000000">
              <w:rPr>
                <w:rtl w:val="0"/>
              </w:rPr>
            </w:r>
          </w:p>
        </w:tc>
        <w:tc>
          <w:tcPr>
            <w:vAlign w:val="bottom"/>
          </w:tcPr>
          <w:p w:rsidR="00000000" w:rsidDel="00000000" w:rsidP="00000000" w:rsidRDefault="00000000" w:rsidRPr="00000000" w14:paraId="00000192">
            <w:pPr>
              <w:ind w:left="140" w:firstLine="0"/>
              <w:rPr>
                <w:sz w:val="20"/>
                <w:szCs w:val="20"/>
              </w:rPr>
            </w:pPr>
            <w:r w:rsidDel="00000000" w:rsidR="00000000" w:rsidRPr="00000000">
              <w:rPr>
                <w:rFonts w:ascii="Calibri" w:cs="Calibri" w:eastAsia="Calibri" w:hAnsi="Calibri"/>
                <w:rtl w:val="0"/>
              </w:rPr>
              <w:t xml:space="preserve">Symantec</w:t>
            </w:r>
            <w:r w:rsidDel="00000000" w:rsidR="00000000" w:rsidRPr="00000000">
              <w:rPr>
                <w:rtl w:val="0"/>
              </w:rPr>
            </w:r>
          </w:p>
        </w:tc>
      </w:tr>
      <w:tr>
        <w:trPr>
          <w:cantSplit w:val="0"/>
          <w:trHeight w:val="538" w:hRule="atLeast"/>
          <w:tblHeader w:val="0"/>
        </w:trPr>
        <w:tc>
          <w:tcPr>
            <w:vAlign w:val="bottom"/>
          </w:tcPr>
          <w:p w:rsidR="00000000" w:rsidDel="00000000" w:rsidP="00000000" w:rsidRDefault="00000000" w:rsidRPr="00000000" w14:paraId="00000193">
            <w:pPr>
              <w:rPr>
                <w:sz w:val="24"/>
                <w:szCs w:val="24"/>
              </w:rPr>
            </w:pPr>
            <w:r w:rsidDel="00000000" w:rsidR="00000000" w:rsidRPr="00000000">
              <w:rPr>
                <w:rtl w:val="0"/>
              </w:rPr>
            </w:r>
          </w:p>
        </w:tc>
        <w:tc>
          <w:tcPr>
            <w:vAlign w:val="bottom"/>
          </w:tcPr>
          <w:p w:rsidR="00000000" w:rsidDel="00000000" w:rsidP="00000000" w:rsidRDefault="00000000" w:rsidRPr="00000000" w14:paraId="00000194">
            <w:pPr>
              <w:ind w:left="140" w:firstLine="0"/>
              <w:rPr>
                <w:sz w:val="20"/>
                <w:szCs w:val="20"/>
              </w:rPr>
            </w:pPr>
            <w:r w:rsidDel="00000000" w:rsidR="00000000" w:rsidRPr="00000000">
              <w:rPr>
                <w:rFonts w:ascii="Calibri" w:cs="Calibri" w:eastAsia="Calibri" w:hAnsi="Calibri"/>
                <w:rtl w:val="0"/>
              </w:rPr>
              <w:t xml:space="preserve">Panda ActiveDefense</w:t>
            </w:r>
            <w:r w:rsidDel="00000000" w:rsidR="00000000" w:rsidRPr="00000000">
              <w:rPr>
                <w:rtl w:val="0"/>
              </w:rPr>
            </w:r>
          </w:p>
        </w:tc>
        <w:tc>
          <w:tcPr>
            <w:vAlign w:val="bottom"/>
          </w:tcPr>
          <w:p w:rsidR="00000000" w:rsidDel="00000000" w:rsidP="00000000" w:rsidRDefault="00000000" w:rsidRPr="00000000" w14:paraId="00000195">
            <w:pPr>
              <w:rPr>
                <w:sz w:val="24"/>
                <w:szCs w:val="24"/>
              </w:rPr>
            </w:pPr>
            <w:r w:rsidDel="00000000" w:rsidR="00000000" w:rsidRPr="00000000">
              <w:rPr>
                <w:rtl w:val="0"/>
              </w:rPr>
            </w:r>
          </w:p>
        </w:tc>
        <w:tc>
          <w:tcPr>
            <w:vAlign w:val="bottom"/>
          </w:tcPr>
          <w:p w:rsidR="00000000" w:rsidDel="00000000" w:rsidP="00000000" w:rsidRDefault="00000000" w:rsidRPr="00000000" w14:paraId="00000196">
            <w:pPr>
              <w:ind w:left="140" w:firstLine="0"/>
              <w:rPr>
                <w:sz w:val="20"/>
                <w:szCs w:val="20"/>
              </w:rPr>
            </w:pPr>
            <w:r w:rsidDel="00000000" w:rsidR="00000000" w:rsidRPr="00000000">
              <w:rPr>
                <w:rFonts w:ascii="Calibri" w:cs="Calibri" w:eastAsia="Calibri" w:hAnsi="Calibri"/>
                <w:rtl w:val="0"/>
              </w:rPr>
              <w:t xml:space="preserve">Trend Micro</w:t>
            </w:r>
            <w:r w:rsidDel="00000000" w:rsidR="00000000" w:rsidRPr="00000000">
              <w:rPr>
                <w:rtl w:val="0"/>
              </w:rPr>
            </w:r>
          </w:p>
        </w:tc>
      </w:tr>
      <w:tr>
        <w:trPr>
          <w:cantSplit w:val="0"/>
          <w:trHeight w:val="535" w:hRule="atLeast"/>
          <w:tblHeader w:val="0"/>
        </w:trPr>
        <w:tc>
          <w:tcPr>
            <w:vAlign w:val="bottom"/>
          </w:tcPr>
          <w:p w:rsidR="00000000" w:rsidDel="00000000" w:rsidP="00000000" w:rsidRDefault="00000000" w:rsidRPr="00000000" w14:paraId="00000197">
            <w:pPr>
              <w:rPr>
                <w:sz w:val="24"/>
                <w:szCs w:val="24"/>
              </w:rPr>
            </w:pPr>
            <w:r w:rsidDel="00000000" w:rsidR="00000000" w:rsidRPr="00000000">
              <w:rPr>
                <w:rtl w:val="0"/>
              </w:rPr>
            </w:r>
          </w:p>
        </w:tc>
        <w:tc>
          <w:tcPr>
            <w:vAlign w:val="bottom"/>
          </w:tcPr>
          <w:p w:rsidR="00000000" w:rsidDel="00000000" w:rsidP="00000000" w:rsidRDefault="00000000" w:rsidRPr="00000000" w14:paraId="00000198">
            <w:pPr>
              <w:ind w:left="140" w:firstLine="0"/>
              <w:rPr>
                <w:sz w:val="20"/>
                <w:szCs w:val="20"/>
              </w:rPr>
            </w:pPr>
            <w:r w:rsidDel="00000000" w:rsidR="00000000" w:rsidRPr="00000000">
              <w:rPr>
                <w:rFonts w:ascii="Calibri" w:cs="Calibri" w:eastAsia="Calibri" w:hAnsi="Calibri"/>
                <w:rtl w:val="0"/>
              </w:rPr>
              <w:t xml:space="preserve">Kaspersky</w:t>
            </w:r>
            <w:r w:rsidDel="00000000" w:rsidR="00000000" w:rsidRPr="00000000">
              <w:rPr>
                <w:rtl w:val="0"/>
              </w:rPr>
            </w:r>
          </w:p>
        </w:tc>
        <w:tc>
          <w:tcPr>
            <w:vAlign w:val="bottom"/>
          </w:tcPr>
          <w:p w:rsidR="00000000" w:rsidDel="00000000" w:rsidP="00000000" w:rsidRDefault="00000000" w:rsidRPr="00000000" w14:paraId="00000199">
            <w:pPr>
              <w:rPr>
                <w:sz w:val="24"/>
                <w:szCs w:val="24"/>
              </w:rPr>
            </w:pPr>
            <w:r w:rsidDel="00000000" w:rsidR="00000000" w:rsidRPr="00000000">
              <w:rPr>
                <w:rtl w:val="0"/>
              </w:rPr>
            </w:r>
          </w:p>
        </w:tc>
        <w:tc>
          <w:tcPr>
            <w:vAlign w:val="bottom"/>
          </w:tcPr>
          <w:p w:rsidR="00000000" w:rsidDel="00000000" w:rsidP="00000000" w:rsidRDefault="00000000" w:rsidRPr="00000000" w14:paraId="0000019A">
            <w:pPr>
              <w:ind w:left="140" w:firstLine="0"/>
              <w:rPr>
                <w:sz w:val="20"/>
                <w:szCs w:val="20"/>
              </w:rPr>
            </w:pPr>
            <w:r w:rsidDel="00000000" w:rsidR="00000000" w:rsidRPr="00000000">
              <w:rPr>
                <w:rFonts w:ascii="Calibri" w:cs="Calibri" w:eastAsia="Calibri" w:hAnsi="Calibri"/>
                <w:rtl w:val="0"/>
              </w:rPr>
              <w:t xml:space="preserve">Webroot</w:t>
            </w:r>
            <w:r w:rsidDel="00000000" w:rsidR="00000000" w:rsidRPr="00000000">
              <w:rPr>
                <w:rtl w:val="0"/>
              </w:rPr>
            </w:r>
          </w:p>
        </w:tc>
      </w:tr>
      <w:tr>
        <w:trPr>
          <w:cantSplit w:val="0"/>
          <w:trHeight w:val="538" w:hRule="atLeast"/>
          <w:tblHeader w:val="0"/>
        </w:trPr>
        <w:tc>
          <w:tcPr>
            <w:vAlign w:val="bottom"/>
          </w:tcPr>
          <w:p w:rsidR="00000000" w:rsidDel="00000000" w:rsidP="00000000" w:rsidRDefault="00000000" w:rsidRPr="00000000" w14:paraId="0000019B">
            <w:pPr>
              <w:rPr>
                <w:sz w:val="24"/>
                <w:szCs w:val="24"/>
              </w:rPr>
            </w:pPr>
            <w:r w:rsidDel="00000000" w:rsidR="00000000" w:rsidRPr="00000000">
              <w:rPr>
                <w:rtl w:val="0"/>
              </w:rPr>
            </w:r>
          </w:p>
        </w:tc>
        <w:tc>
          <w:tcPr>
            <w:vAlign w:val="bottom"/>
          </w:tcPr>
          <w:p w:rsidR="00000000" w:rsidDel="00000000" w:rsidP="00000000" w:rsidRDefault="00000000" w:rsidRPr="00000000" w14:paraId="0000019C">
            <w:pPr>
              <w:ind w:left="140" w:firstLine="0"/>
              <w:rPr>
                <w:sz w:val="20"/>
                <w:szCs w:val="20"/>
              </w:rPr>
            </w:pPr>
            <w:r w:rsidDel="00000000" w:rsidR="00000000" w:rsidRPr="00000000">
              <w:rPr>
                <w:rFonts w:ascii="Calibri" w:cs="Calibri" w:eastAsia="Calibri" w:hAnsi="Calibri"/>
                <w:rtl w:val="0"/>
              </w:rPr>
              <w:t xml:space="preserve">Avast</w:t>
            </w:r>
            <w:r w:rsidDel="00000000" w:rsidR="00000000" w:rsidRPr="00000000">
              <w:rPr>
                <w:rtl w:val="0"/>
              </w:rPr>
            </w:r>
          </w:p>
        </w:tc>
        <w:tc>
          <w:tcPr>
            <w:vAlign w:val="bottom"/>
          </w:tcPr>
          <w:p w:rsidR="00000000" w:rsidDel="00000000" w:rsidP="00000000" w:rsidRDefault="00000000" w:rsidRPr="00000000" w14:paraId="0000019D">
            <w:pPr>
              <w:rPr>
                <w:sz w:val="24"/>
                <w:szCs w:val="24"/>
              </w:rPr>
            </w:pPr>
            <w:r w:rsidDel="00000000" w:rsidR="00000000" w:rsidRPr="00000000">
              <w:rPr>
                <w:rtl w:val="0"/>
              </w:rPr>
            </w:r>
          </w:p>
        </w:tc>
        <w:tc>
          <w:tcPr>
            <w:vAlign w:val="bottom"/>
          </w:tcPr>
          <w:p w:rsidR="00000000" w:rsidDel="00000000" w:rsidP="00000000" w:rsidRDefault="00000000" w:rsidRPr="00000000" w14:paraId="0000019E">
            <w:pPr>
              <w:ind w:left="140" w:firstLine="0"/>
              <w:rPr>
                <w:sz w:val="20"/>
                <w:szCs w:val="20"/>
              </w:rPr>
            </w:pPr>
            <w:r w:rsidDel="00000000" w:rsidR="00000000" w:rsidRPr="00000000">
              <w:rPr>
                <w:rFonts w:ascii="Calibri" w:cs="Calibri" w:eastAsia="Calibri" w:hAnsi="Calibri"/>
                <w:rtl w:val="0"/>
              </w:rPr>
              <w:t xml:space="preserve">Windows Defender</w:t>
            </w:r>
            <w:r w:rsidDel="00000000" w:rsidR="00000000" w:rsidRPr="00000000">
              <w:rPr>
                <w:rtl w:val="0"/>
              </w:rPr>
            </w:r>
          </w:p>
        </w:tc>
      </w:tr>
    </w:tbl>
    <w:p w:rsidR="00000000" w:rsidDel="00000000" w:rsidP="00000000" w:rsidRDefault="00000000" w:rsidRPr="00000000" w14:paraId="0000019F">
      <w:pPr>
        <w:spacing w:line="234" w:lineRule="auto"/>
        <w:rPr>
          <w:sz w:val="20"/>
          <w:szCs w:val="20"/>
        </w:rPr>
      </w:pPr>
      <w:r w:rsidDel="00000000" w:rsidR="00000000" w:rsidRPr="00000000">
        <w:rPr>
          <w:rtl w:val="0"/>
        </w:rPr>
      </w:r>
    </w:p>
    <w:p w:rsidR="00000000" w:rsidDel="00000000" w:rsidP="00000000" w:rsidRDefault="00000000" w:rsidRPr="00000000" w14:paraId="000001A0">
      <w:pPr>
        <w:ind w:left="1080" w:firstLine="0"/>
        <w:rPr>
          <w:sz w:val="20"/>
          <w:szCs w:val="20"/>
        </w:rPr>
      </w:pPr>
      <w:r w:rsidDel="00000000" w:rsidR="00000000" w:rsidRPr="00000000">
        <w:rPr>
          <w:rFonts w:ascii="Calibri" w:cs="Calibri" w:eastAsia="Calibri" w:hAnsi="Calibri"/>
          <w:rtl w:val="0"/>
        </w:rPr>
        <w:t xml:space="preserve">AVG</w:t>
      </w:r>
      <w:r w:rsidDel="00000000" w:rsidR="00000000" w:rsidRPr="00000000">
        <w:rPr>
          <w:rtl w:val="0"/>
        </w:rPr>
      </w:r>
    </w:p>
    <w:p w:rsidR="00000000" w:rsidDel="00000000" w:rsidP="00000000" w:rsidRDefault="00000000" w:rsidRPr="00000000" w14:paraId="000001A1">
      <w:pPr>
        <w:spacing w:line="304" w:lineRule="auto"/>
        <w:rPr>
          <w:sz w:val="20"/>
          <w:szCs w:val="20"/>
        </w:rPr>
      </w:pPr>
      <w:r w:rsidDel="00000000" w:rsidR="00000000" w:rsidRPr="00000000">
        <w:rPr>
          <w:rtl w:val="0"/>
        </w:rPr>
      </w:r>
    </w:p>
    <w:tbl>
      <w:tblPr>
        <w:tblStyle w:val="Table2"/>
        <w:tblW w:w="8980.0" w:type="dxa"/>
        <w:jc w:val="left"/>
        <w:tblInd w:w="1080.0" w:type="dxa"/>
        <w:tblLayout w:type="fixed"/>
        <w:tblLook w:val="0000"/>
      </w:tblPr>
      <w:tblGrid>
        <w:gridCol w:w="220"/>
        <w:gridCol w:w="2820"/>
        <w:gridCol w:w="2920"/>
        <w:gridCol w:w="3020"/>
        <w:tblGridChange w:id="0">
          <w:tblGrid>
            <w:gridCol w:w="220"/>
            <w:gridCol w:w="2820"/>
            <w:gridCol w:w="2920"/>
            <w:gridCol w:w="3020"/>
          </w:tblGrid>
        </w:tblGridChange>
      </w:tblGrid>
      <w:tr>
        <w:trPr>
          <w:cantSplit w:val="0"/>
          <w:trHeight w:val="269" w:hRule="atLeast"/>
          <w:tblHeader w:val="0"/>
        </w:trPr>
        <w:tc>
          <w:tcPr>
            <w:vAlign w:val="bottom"/>
          </w:tcPr>
          <w:p w:rsidR="00000000" w:rsidDel="00000000" w:rsidP="00000000" w:rsidRDefault="00000000" w:rsidRPr="00000000" w14:paraId="000001A2">
            <w:pPr>
              <w:rPr>
                <w:sz w:val="23"/>
                <w:szCs w:val="23"/>
              </w:rPr>
            </w:pPr>
            <w:r w:rsidDel="00000000" w:rsidR="00000000" w:rsidRPr="00000000">
              <w:rPr>
                <w:rtl w:val="0"/>
              </w:rPr>
            </w:r>
          </w:p>
        </w:tc>
        <w:tc>
          <w:tcPr>
            <w:vAlign w:val="bottom"/>
          </w:tcPr>
          <w:p w:rsidR="00000000" w:rsidDel="00000000" w:rsidP="00000000" w:rsidRDefault="00000000" w:rsidRPr="00000000" w14:paraId="000001A3">
            <w:pPr>
              <w:ind w:left="140" w:firstLine="0"/>
              <w:rPr>
                <w:sz w:val="20"/>
                <w:szCs w:val="20"/>
              </w:rPr>
            </w:pPr>
            <w:r w:rsidDel="00000000" w:rsidR="00000000" w:rsidRPr="00000000">
              <w:rPr>
                <w:rFonts w:ascii="Calibri" w:cs="Calibri" w:eastAsia="Calibri" w:hAnsi="Calibri"/>
                <w:rtl w:val="0"/>
              </w:rPr>
              <w:t xml:space="preserve">Bitdefender</w:t>
            </w:r>
            <w:r w:rsidDel="00000000" w:rsidR="00000000" w:rsidRPr="00000000">
              <w:rPr>
                <w:rtl w:val="0"/>
              </w:rPr>
            </w:r>
          </w:p>
        </w:tc>
        <w:tc>
          <w:tcPr>
            <w:gridSpan w:val="2"/>
            <w:vAlign w:val="bottom"/>
          </w:tcPr>
          <w:p w:rsidR="00000000" w:rsidDel="00000000" w:rsidP="00000000" w:rsidRDefault="00000000" w:rsidRPr="00000000" w14:paraId="000001A4">
            <w:pPr>
              <w:ind w:left="1220" w:firstLine="0"/>
              <w:rPr>
                <w:sz w:val="20"/>
                <w:szCs w:val="20"/>
              </w:rPr>
            </w:pPr>
            <w:r w:rsidDel="00000000" w:rsidR="00000000" w:rsidRPr="00000000">
              <w:rPr>
                <w:rFonts w:ascii="Calibri" w:cs="Calibri" w:eastAsia="Calibri" w:hAnsi="Calibri"/>
                <w:rtl w:val="0"/>
              </w:rPr>
              <w:t xml:space="preserve">Firewall App Filters</w:t>
            </w:r>
            <w:r w:rsidDel="00000000" w:rsidR="00000000" w:rsidRPr="00000000">
              <w:rPr>
                <w:rtl w:val="0"/>
              </w:rPr>
            </w:r>
          </w:p>
        </w:tc>
      </w:tr>
      <w:tr>
        <w:trPr>
          <w:cantSplit w:val="0"/>
          <w:trHeight w:val="538" w:hRule="atLeast"/>
          <w:tblHeader w:val="0"/>
        </w:trPr>
        <w:tc>
          <w:tcPr>
            <w:vAlign w:val="bottom"/>
          </w:tcPr>
          <w:p w:rsidR="00000000" w:rsidDel="00000000" w:rsidP="00000000" w:rsidRDefault="00000000" w:rsidRPr="00000000" w14:paraId="000001A6">
            <w:pPr>
              <w:rPr>
                <w:sz w:val="24"/>
                <w:szCs w:val="24"/>
              </w:rPr>
            </w:pPr>
            <w:r w:rsidDel="00000000" w:rsidR="00000000" w:rsidRPr="00000000">
              <w:rPr>
                <w:rtl w:val="0"/>
              </w:rPr>
            </w:r>
          </w:p>
        </w:tc>
        <w:tc>
          <w:tcPr>
            <w:vAlign w:val="bottom"/>
          </w:tcPr>
          <w:p w:rsidR="00000000" w:rsidDel="00000000" w:rsidP="00000000" w:rsidRDefault="00000000" w:rsidRPr="00000000" w14:paraId="000001A7">
            <w:pPr>
              <w:ind w:left="140" w:firstLine="0"/>
              <w:rPr>
                <w:sz w:val="20"/>
                <w:szCs w:val="20"/>
              </w:rPr>
            </w:pPr>
            <w:r w:rsidDel="00000000" w:rsidR="00000000" w:rsidRPr="00000000">
              <w:rPr>
                <w:rFonts w:ascii="Calibri" w:cs="Calibri" w:eastAsia="Calibri" w:hAnsi="Calibri"/>
                <w:rtl w:val="0"/>
              </w:rPr>
              <w:t xml:space="preserve">ESET</w:t>
            </w:r>
            <w:r w:rsidDel="00000000" w:rsidR="00000000" w:rsidRPr="00000000">
              <w:rPr>
                <w:rtl w:val="0"/>
              </w:rPr>
            </w:r>
          </w:p>
        </w:tc>
        <w:tc>
          <w:tcPr>
            <w:vAlign w:val="bottom"/>
          </w:tcPr>
          <w:p w:rsidR="00000000" w:rsidDel="00000000" w:rsidP="00000000" w:rsidRDefault="00000000" w:rsidRPr="00000000" w14:paraId="000001A8">
            <w:pPr>
              <w:rPr>
                <w:sz w:val="24"/>
                <w:szCs w:val="24"/>
              </w:rPr>
            </w:pPr>
            <w:r w:rsidDel="00000000" w:rsidR="00000000" w:rsidRPr="00000000">
              <w:rPr>
                <w:rtl w:val="0"/>
              </w:rPr>
            </w:r>
          </w:p>
        </w:tc>
        <w:tc>
          <w:tcPr>
            <w:vAlign w:val="bottom"/>
          </w:tcPr>
          <w:p w:rsidR="00000000" w:rsidDel="00000000" w:rsidP="00000000" w:rsidRDefault="00000000" w:rsidRPr="00000000" w14:paraId="000001A9">
            <w:pPr>
              <w:ind w:left="140" w:firstLine="0"/>
              <w:rPr>
                <w:sz w:val="20"/>
                <w:szCs w:val="20"/>
              </w:rPr>
            </w:pPr>
            <w:r w:rsidDel="00000000" w:rsidR="00000000" w:rsidRPr="00000000">
              <w:rPr>
                <w:rFonts w:ascii="Calibri" w:cs="Calibri" w:eastAsia="Calibri" w:hAnsi="Calibri"/>
                <w:rtl w:val="0"/>
              </w:rPr>
              <w:t xml:space="preserve">FortiGuard</w:t>
            </w:r>
            <w:r w:rsidDel="00000000" w:rsidR="00000000" w:rsidRPr="00000000">
              <w:rPr>
                <w:rtl w:val="0"/>
              </w:rPr>
            </w:r>
          </w:p>
        </w:tc>
      </w:tr>
      <w:tr>
        <w:trPr>
          <w:cantSplit w:val="0"/>
          <w:trHeight w:val="535" w:hRule="atLeast"/>
          <w:tblHeader w:val="0"/>
        </w:trPr>
        <w:tc>
          <w:tcPr>
            <w:vAlign w:val="bottom"/>
          </w:tcPr>
          <w:p w:rsidR="00000000" w:rsidDel="00000000" w:rsidP="00000000" w:rsidRDefault="00000000" w:rsidRPr="00000000" w14:paraId="000001AA">
            <w:pPr>
              <w:rPr>
                <w:sz w:val="24"/>
                <w:szCs w:val="24"/>
              </w:rPr>
            </w:pPr>
            <w:r w:rsidDel="00000000" w:rsidR="00000000" w:rsidRPr="00000000">
              <w:rPr>
                <w:rtl w:val="0"/>
              </w:rPr>
            </w:r>
          </w:p>
        </w:tc>
        <w:tc>
          <w:tcPr>
            <w:vAlign w:val="bottom"/>
          </w:tcPr>
          <w:p w:rsidR="00000000" w:rsidDel="00000000" w:rsidP="00000000" w:rsidRDefault="00000000" w:rsidRPr="00000000" w14:paraId="000001AB">
            <w:pPr>
              <w:ind w:left="140" w:firstLine="0"/>
              <w:rPr>
                <w:sz w:val="20"/>
                <w:szCs w:val="20"/>
              </w:rPr>
            </w:pPr>
            <w:r w:rsidDel="00000000" w:rsidR="00000000" w:rsidRPr="00000000">
              <w:rPr>
                <w:rFonts w:ascii="Calibri" w:cs="Calibri" w:eastAsia="Calibri" w:hAnsi="Calibri"/>
                <w:rtl w:val="0"/>
              </w:rPr>
              <w:t xml:space="preserve">McAfee</w:t>
            </w:r>
            <w:r w:rsidDel="00000000" w:rsidR="00000000" w:rsidRPr="00000000">
              <w:rPr>
                <w:rtl w:val="0"/>
              </w:rPr>
            </w:r>
          </w:p>
        </w:tc>
        <w:tc>
          <w:tcPr>
            <w:vAlign w:val="bottom"/>
          </w:tcPr>
          <w:p w:rsidR="00000000" w:rsidDel="00000000" w:rsidP="00000000" w:rsidRDefault="00000000" w:rsidRPr="00000000" w14:paraId="000001AC">
            <w:pPr>
              <w:rPr>
                <w:sz w:val="24"/>
                <w:szCs w:val="24"/>
              </w:rPr>
            </w:pPr>
            <w:r w:rsidDel="00000000" w:rsidR="00000000" w:rsidRPr="00000000">
              <w:rPr>
                <w:rtl w:val="0"/>
              </w:rPr>
            </w:r>
          </w:p>
        </w:tc>
        <w:tc>
          <w:tcPr>
            <w:vAlign w:val="bottom"/>
          </w:tcPr>
          <w:p w:rsidR="00000000" w:rsidDel="00000000" w:rsidP="00000000" w:rsidRDefault="00000000" w:rsidRPr="00000000" w14:paraId="000001AD">
            <w:pPr>
              <w:ind w:left="140" w:firstLine="0"/>
              <w:rPr>
                <w:sz w:val="20"/>
                <w:szCs w:val="20"/>
              </w:rPr>
            </w:pPr>
            <w:r w:rsidDel="00000000" w:rsidR="00000000" w:rsidRPr="00000000">
              <w:rPr>
                <w:rFonts w:ascii="Calibri" w:cs="Calibri" w:eastAsia="Calibri" w:hAnsi="Calibri"/>
                <w:rtl w:val="0"/>
              </w:rPr>
              <w:t xml:space="preserve">Palo Alto</w:t>
            </w:r>
            <w:r w:rsidDel="00000000" w:rsidR="00000000" w:rsidRPr="00000000">
              <w:rPr>
                <w:rtl w:val="0"/>
              </w:rPr>
            </w:r>
          </w:p>
        </w:tc>
      </w:tr>
      <w:tr>
        <w:trPr>
          <w:cantSplit w:val="0"/>
          <w:trHeight w:val="538" w:hRule="atLeast"/>
          <w:tblHeader w:val="0"/>
        </w:trPr>
        <w:tc>
          <w:tcPr>
            <w:vAlign w:val="bottom"/>
          </w:tcPr>
          <w:p w:rsidR="00000000" w:rsidDel="00000000" w:rsidP="00000000" w:rsidRDefault="00000000" w:rsidRPr="00000000" w14:paraId="000001AE">
            <w:pPr>
              <w:rPr>
                <w:sz w:val="24"/>
                <w:szCs w:val="24"/>
              </w:rPr>
            </w:pPr>
            <w:r w:rsidDel="00000000" w:rsidR="00000000" w:rsidRPr="00000000">
              <w:rPr>
                <w:rtl w:val="0"/>
              </w:rPr>
            </w:r>
          </w:p>
        </w:tc>
        <w:tc>
          <w:tcPr>
            <w:vAlign w:val="bottom"/>
          </w:tcPr>
          <w:p w:rsidR="00000000" w:rsidDel="00000000" w:rsidP="00000000" w:rsidRDefault="00000000" w:rsidRPr="00000000" w14:paraId="000001AF">
            <w:pPr>
              <w:ind w:left="140" w:firstLine="0"/>
              <w:rPr>
                <w:sz w:val="20"/>
                <w:szCs w:val="20"/>
              </w:rPr>
            </w:pPr>
            <w:r w:rsidDel="00000000" w:rsidR="00000000" w:rsidRPr="00000000">
              <w:rPr>
                <w:rFonts w:ascii="Calibri" w:cs="Calibri" w:eastAsia="Calibri" w:hAnsi="Calibri"/>
                <w:rtl w:val="0"/>
              </w:rPr>
              <w:t xml:space="preserve">Norton Antivirus</w:t>
            </w:r>
            <w:r w:rsidDel="00000000" w:rsidR="00000000" w:rsidRPr="00000000">
              <w:rPr>
                <w:rtl w:val="0"/>
              </w:rPr>
            </w:r>
          </w:p>
        </w:tc>
        <w:tc>
          <w:tcPr>
            <w:vAlign w:val="bottom"/>
          </w:tcPr>
          <w:p w:rsidR="00000000" w:rsidDel="00000000" w:rsidP="00000000" w:rsidRDefault="00000000" w:rsidRPr="00000000" w14:paraId="000001B0">
            <w:pPr>
              <w:rPr>
                <w:sz w:val="24"/>
                <w:szCs w:val="24"/>
              </w:rPr>
            </w:pPr>
            <w:r w:rsidDel="00000000" w:rsidR="00000000" w:rsidRPr="00000000">
              <w:rPr>
                <w:rtl w:val="0"/>
              </w:rPr>
            </w:r>
          </w:p>
        </w:tc>
        <w:tc>
          <w:tcPr>
            <w:vAlign w:val="bottom"/>
          </w:tcPr>
          <w:p w:rsidR="00000000" w:rsidDel="00000000" w:rsidP="00000000" w:rsidRDefault="00000000" w:rsidRPr="00000000" w14:paraId="000001B1">
            <w:pPr>
              <w:ind w:left="140" w:firstLine="0"/>
              <w:rPr>
                <w:sz w:val="20"/>
                <w:szCs w:val="20"/>
              </w:rPr>
            </w:pPr>
            <w:r w:rsidDel="00000000" w:rsidR="00000000" w:rsidRPr="00000000">
              <w:rPr>
                <w:rFonts w:ascii="Calibri" w:cs="Calibri" w:eastAsia="Calibri" w:hAnsi="Calibri"/>
                <w:rtl w:val="0"/>
              </w:rPr>
              <w:t xml:space="preserve">SonicWall</w:t>
            </w:r>
            <w:r w:rsidDel="00000000" w:rsidR="00000000" w:rsidRPr="00000000">
              <w:rPr>
                <w:rtl w:val="0"/>
              </w:rPr>
            </w:r>
          </w:p>
        </w:tc>
      </w:tr>
    </w:tbl>
    <w:p w:rsidR="00000000" w:rsidDel="00000000" w:rsidP="00000000" w:rsidRDefault="00000000" w:rsidRPr="00000000" w14:paraId="000001B2">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2954655</wp:posOffset>
            </wp:positionV>
            <wp:extent cx="6347460" cy="18415"/>
            <wp:effectExtent b="0" l="0" r="0" t="0"/>
            <wp:wrapNone/>
            <wp:docPr id="9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1B3">
      <w:pPr>
        <w:spacing w:line="200" w:lineRule="auto"/>
        <w:rPr>
          <w:sz w:val="20"/>
          <w:szCs w:val="20"/>
        </w:rPr>
      </w:pPr>
      <w:r w:rsidDel="00000000" w:rsidR="00000000" w:rsidRPr="00000000">
        <w:rPr>
          <w:rtl w:val="0"/>
        </w:rPr>
      </w:r>
    </w:p>
    <w:p w:rsidR="00000000" w:rsidDel="00000000" w:rsidP="00000000" w:rsidRDefault="00000000" w:rsidRPr="00000000" w14:paraId="000001B4">
      <w:pPr>
        <w:spacing w:line="200" w:lineRule="auto"/>
        <w:rPr>
          <w:sz w:val="20"/>
          <w:szCs w:val="20"/>
        </w:rPr>
      </w:pPr>
      <w:r w:rsidDel="00000000" w:rsidR="00000000" w:rsidRPr="00000000">
        <w:rPr>
          <w:rtl w:val="0"/>
        </w:rPr>
      </w:r>
    </w:p>
    <w:p w:rsidR="00000000" w:rsidDel="00000000" w:rsidP="00000000" w:rsidRDefault="00000000" w:rsidRPr="00000000" w14:paraId="000001B5">
      <w:pPr>
        <w:spacing w:after="0" w:line="200" w:lineRule="auto"/>
        <w:rPr>
          <w:sz w:val="20"/>
          <w:szCs w:val="20"/>
        </w:rPr>
      </w:pPr>
      <w:r w:rsidDel="00000000" w:rsidR="00000000" w:rsidRPr="00000000">
        <w:rPr>
          <w:rtl w:val="0"/>
        </w:rPr>
      </w:r>
    </w:p>
    <w:p w:rsidR="00000000" w:rsidDel="00000000" w:rsidP="00000000" w:rsidRDefault="00000000" w:rsidRPr="00000000" w14:paraId="000001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E">
      <w:pPr>
        <w:spacing w:after="0" w:line="239" w:lineRule="auto"/>
        <w:rPr>
          <w:color w:val="000000"/>
          <w:sz w:val="20"/>
          <w:szCs w:val="20"/>
        </w:rPr>
      </w:pPr>
      <w:r w:rsidDel="00000000" w:rsidR="00000000" w:rsidRPr="00000000">
        <w:rPr>
          <w:rtl w:val="0"/>
        </w:rPr>
      </w:r>
    </w:p>
    <w:p w:rsidR="00000000" w:rsidDel="00000000" w:rsidP="00000000" w:rsidRDefault="00000000" w:rsidRPr="00000000" w14:paraId="000001BF">
      <w:pPr>
        <w:spacing w:line="293.00000000000006" w:lineRule="auto"/>
        <w:rPr>
          <w:sz w:val="20"/>
          <w:szCs w:val="20"/>
        </w:rPr>
      </w:pPr>
      <w:r w:rsidDel="00000000" w:rsidR="00000000" w:rsidRPr="00000000">
        <w:rPr>
          <w:rtl w:val="0"/>
        </w:rPr>
      </w:r>
    </w:p>
    <w:p w:rsidR="00000000" w:rsidDel="00000000" w:rsidP="00000000" w:rsidRDefault="00000000" w:rsidRPr="00000000" w14:paraId="000001C0">
      <w:pPr>
        <w:spacing w:line="293.00000000000006" w:lineRule="auto"/>
        <w:rPr>
          <w:sz w:val="20"/>
          <w:szCs w:val="20"/>
        </w:rPr>
      </w:pPr>
      <w:r w:rsidDel="00000000" w:rsidR="00000000" w:rsidRPr="00000000">
        <w:rPr>
          <w:rtl w:val="0"/>
        </w:rPr>
      </w:r>
    </w:p>
    <w:p w:rsidR="00000000" w:rsidDel="00000000" w:rsidP="00000000" w:rsidRDefault="00000000" w:rsidRPr="00000000" w14:paraId="000001C1">
      <w:pPr>
        <w:spacing w:line="293.00000000000006" w:lineRule="auto"/>
        <w:rPr>
          <w:sz w:val="20"/>
          <w:szCs w:val="20"/>
        </w:rPr>
      </w:pPr>
      <w:r w:rsidDel="00000000" w:rsidR="00000000" w:rsidRPr="00000000">
        <w:rPr>
          <w:rtl w:val="0"/>
        </w:rPr>
      </w:r>
    </w:p>
    <w:p w:rsidR="00000000" w:rsidDel="00000000" w:rsidP="00000000" w:rsidRDefault="00000000" w:rsidRPr="00000000" w14:paraId="000001C2">
      <w:pPr>
        <w:spacing w:line="293.00000000000006" w:lineRule="auto"/>
        <w:rPr>
          <w:sz w:val="20"/>
          <w:szCs w:val="20"/>
        </w:rPr>
      </w:pPr>
      <w:r w:rsidDel="00000000" w:rsidR="00000000" w:rsidRPr="00000000">
        <w:rPr>
          <w:rtl w:val="0"/>
        </w:rPr>
      </w:r>
    </w:p>
    <w:p w:rsidR="00000000" w:rsidDel="00000000" w:rsidP="00000000" w:rsidRDefault="00000000" w:rsidRPr="00000000" w14:paraId="000001C3">
      <w:pPr>
        <w:spacing w:line="293.00000000000006" w:lineRule="auto"/>
        <w:rPr>
          <w:sz w:val="20"/>
          <w:szCs w:val="20"/>
        </w:rPr>
      </w:pPr>
      <w:r w:rsidDel="00000000" w:rsidR="00000000" w:rsidRPr="00000000">
        <w:rPr>
          <w:rtl w:val="0"/>
        </w:rPr>
      </w:r>
    </w:p>
    <w:p w:rsidR="00000000" w:rsidDel="00000000" w:rsidP="00000000" w:rsidRDefault="00000000" w:rsidRPr="00000000" w14:paraId="000001C4">
      <w:pPr>
        <w:spacing w:line="293.00000000000006" w:lineRule="auto"/>
        <w:rPr>
          <w:sz w:val="20"/>
          <w:szCs w:val="20"/>
        </w:rPr>
      </w:pPr>
      <w:r w:rsidDel="00000000" w:rsidR="00000000" w:rsidRPr="00000000">
        <w:rPr>
          <w:rtl w:val="0"/>
        </w:rPr>
      </w:r>
    </w:p>
    <w:p w:rsidR="00000000" w:rsidDel="00000000" w:rsidP="00000000" w:rsidRDefault="00000000" w:rsidRPr="00000000" w14:paraId="000001C5">
      <w:pPr>
        <w:spacing w:line="293.00000000000006" w:lineRule="auto"/>
        <w:rPr>
          <w:sz w:val="20"/>
          <w:szCs w:val="20"/>
        </w:rPr>
      </w:pPr>
      <w:r w:rsidDel="00000000" w:rsidR="00000000" w:rsidRPr="00000000">
        <w:rPr>
          <w:rtl w:val="0"/>
        </w:rPr>
      </w:r>
    </w:p>
    <w:p w:rsidR="00000000" w:rsidDel="00000000" w:rsidP="00000000" w:rsidRDefault="00000000" w:rsidRPr="00000000" w14:paraId="000001C6">
      <w:pPr>
        <w:spacing w:line="293.00000000000006" w:lineRule="auto"/>
        <w:rPr>
          <w:sz w:val="20"/>
          <w:szCs w:val="20"/>
        </w:rPr>
      </w:pPr>
      <w:r w:rsidDel="00000000" w:rsidR="00000000" w:rsidRPr="00000000">
        <w:rPr>
          <w:rtl w:val="0"/>
        </w:rPr>
      </w:r>
    </w:p>
    <w:p w:rsidR="00000000" w:rsidDel="00000000" w:rsidP="00000000" w:rsidRDefault="00000000" w:rsidRPr="00000000" w14:paraId="000001C7">
      <w:pPr>
        <w:spacing w:line="226" w:lineRule="auto"/>
        <w:ind w:right="160"/>
        <w:jc w:val="center"/>
        <w:rPr>
          <w:sz w:val="20"/>
          <w:szCs w:val="20"/>
        </w:rPr>
      </w:pPr>
      <w:r w:rsidDel="00000000" w:rsidR="00000000" w:rsidRPr="00000000">
        <w:rPr>
          <w:rFonts w:ascii="Calibri" w:cs="Calibri" w:eastAsia="Calibri" w:hAnsi="Calibri"/>
          <w:color w:val="595959"/>
          <w:sz w:val="16"/>
          <w:szCs w:val="16"/>
          <w:rtl w:val="0"/>
        </w:rPr>
        <w: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t>
      </w:r>
      <w:r w:rsidDel="00000000" w:rsidR="00000000" w:rsidRPr="00000000">
        <w:rPr>
          <w:rtl w:val="0"/>
        </w:rPr>
      </w:r>
    </w:p>
    <w:p w:rsidR="00000000" w:rsidDel="00000000" w:rsidP="00000000" w:rsidRDefault="00000000" w:rsidRPr="00000000" w14:paraId="000001C8">
      <w:pPr>
        <w:spacing w:after="0" w:line="226" w:lineRule="auto"/>
        <w:ind w:right="140"/>
        <w:jc w:val="center"/>
        <w:rPr>
          <w:sz w:val="20"/>
          <w:szCs w:val="20"/>
        </w:rPr>
        <w:sectPr>
          <w:type w:val="nextPage"/>
          <w:pgSz w:h="15840" w:w="12240" w:orient="portrait"/>
          <w:pgMar w:bottom="0" w:top="585" w:left="1160" w:right="1020" w:header="0" w:footer="0"/>
        </w:sectPr>
      </w:pPr>
      <w:r w:rsidDel="00000000" w:rsidR="00000000" w:rsidRPr="00000000">
        <w:rPr>
          <w:rtl w:val="0"/>
        </w:rPr>
      </w:r>
    </w:p>
    <w:bookmarkStart w:colFirst="0" w:colLast="0" w:name="bookmark=id.1t3h5sf" w:id="7"/>
    <w:bookmarkEnd w:id="7"/>
    <w:p w:rsidR="00000000" w:rsidDel="00000000" w:rsidP="00000000" w:rsidRDefault="00000000" w:rsidRPr="00000000" w14:paraId="000001C9">
      <w:pPr>
        <w:spacing w:after="0" w:lineRule="auto"/>
        <w:jc w:val="right"/>
        <w:rPr>
          <w:color w:val="000000"/>
          <w:sz w:val="20"/>
          <w:szCs w:val="20"/>
        </w:rPr>
      </w:pP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9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8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895985" cy="347345"/>
                    </a:xfrm>
                    <a:prstGeom prst="rect"/>
                    <a:ln/>
                  </pic:spPr>
                </pic:pic>
              </a:graphicData>
            </a:graphic>
          </wp:anchor>
        </w:drawing>
      </w:r>
      <w:r w:rsidDel="00000000" w:rsidR="00000000" w:rsidRPr="00000000">
        <w:rPr>
          <w:rFonts w:ascii="Noto Sans Symbols" w:cs="Noto Sans Symbols" w:eastAsia="Noto Sans Symbols" w:hAnsi="Noto Sans Symbols"/>
          <w:color w:val="404040"/>
          <w:sz w:val="32"/>
          <w:szCs w:val="32"/>
          <w:rtl w:val="0"/>
        </w:rPr>
        <w:t xml:space="preserve">✈</w:t>
      </w:r>
      <w:r w:rsidDel="00000000" w:rsidR="00000000" w:rsidRPr="00000000">
        <w:rPr>
          <w:color w:val="000000"/>
          <w:sz w:val="2"/>
          <w:szCs w:val="2"/>
        </w:rPr>
        <w:drawing>
          <wp:inline distB="0" distT="0" distL="0" distR="0">
            <wp:extent cx="554990" cy="172085"/>
            <wp:effectExtent b="0" l="0" r="0" t="0"/>
            <wp:docPr id="6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4990" cy="17208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-22859</wp:posOffset>
            </wp:positionH>
            <wp:positionV relativeFrom="paragraph">
              <wp:posOffset>12065</wp:posOffset>
            </wp:positionV>
            <wp:extent cx="6347460" cy="18415"/>
            <wp:effectExtent b="0" l="0" r="0" t="0"/>
            <wp:wrapNone/>
            <wp:docPr id="9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47460" cy="18415"/>
                    </a:xfrm>
                    <a:prstGeom prst="rect"/>
                    <a:ln/>
                  </pic:spPr>
                </pic:pic>
              </a:graphicData>
            </a:graphic>
          </wp:anchor>
        </w:drawing>
      </w:r>
    </w:p>
    <w:p w:rsidR="00000000" w:rsidDel="00000000" w:rsidP="00000000" w:rsidRDefault="00000000" w:rsidRPr="00000000" w14:paraId="000001CB">
      <w:pPr>
        <w:spacing w:after="0" w:line="214" w:lineRule="auto"/>
        <w:rPr>
          <w:color w:val="000000"/>
          <w:sz w:val="20"/>
          <w:szCs w:val="20"/>
        </w:rPr>
      </w:pPr>
      <w:r w:rsidDel="00000000" w:rsidR="00000000" w:rsidRPr="00000000">
        <w:rPr>
          <w:rtl w:val="0"/>
        </w:rPr>
      </w:r>
    </w:p>
    <w:p w:rsidR="00000000" w:rsidDel="00000000" w:rsidP="00000000" w:rsidRDefault="00000000" w:rsidRPr="00000000" w14:paraId="000001CC">
      <w:pPr>
        <w:spacing w:line="200" w:lineRule="auto"/>
        <w:rPr>
          <w:sz w:val="20"/>
          <w:szCs w:val="20"/>
        </w:rPr>
      </w:pPr>
      <w:r w:rsidDel="00000000" w:rsidR="00000000" w:rsidRPr="00000000">
        <w:rPr>
          <w:rtl w:val="0"/>
        </w:rPr>
      </w:r>
    </w:p>
    <w:p w:rsidR="00000000" w:rsidDel="00000000" w:rsidP="00000000" w:rsidRDefault="00000000" w:rsidRPr="00000000" w14:paraId="000001CD">
      <w:pPr>
        <w:spacing w:line="200" w:lineRule="auto"/>
        <w:jc w:val="cente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1657350</wp:posOffset>
            </wp:positionH>
            <wp:positionV relativeFrom="paragraph">
              <wp:posOffset>57150</wp:posOffset>
            </wp:positionV>
            <wp:extent cx="2994660" cy="281940"/>
            <wp:effectExtent b="0" l="0" r="0" t="0"/>
            <wp:wrapNone/>
            <wp:docPr id="68"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2994660" cy="281940"/>
                    </a:xfrm>
                    <a:prstGeom prst="rect"/>
                    <a:ln/>
                  </pic:spPr>
                </pic:pic>
              </a:graphicData>
            </a:graphic>
          </wp:anchor>
        </w:drawing>
      </w:r>
    </w:p>
    <w:p w:rsidR="00000000" w:rsidDel="00000000" w:rsidP="00000000" w:rsidRDefault="00000000" w:rsidRPr="00000000" w14:paraId="000001CE">
      <w:pPr>
        <w:spacing w:line="303" w:lineRule="auto"/>
        <w:jc w:val="center"/>
        <w:rPr>
          <w:sz w:val="20"/>
          <w:szCs w:val="20"/>
        </w:rPr>
      </w:pPr>
      <w:r w:rsidDel="00000000" w:rsidR="00000000" w:rsidRPr="00000000">
        <w:rPr>
          <w:rtl w:val="0"/>
        </w:rPr>
      </w:r>
    </w:p>
    <w:p w:rsidR="00000000" w:rsidDel="00000000" w:rsidP="00000000" w:rsidRDefault="00000000" w:rsidRPr="00000000" w14:paraId="000001CF">
      <w:pPr>
        <w:spacing w:line="303" w:lineRule="auto"/>
        <w:jc w:val="center"/>
        <w:rPr>
          <w:sz w:val="20"/>
          <w:szCs w:val="20"/>
        </w:rPr>
      </w:pPr>
      <w:r w:rsidDel="00000000" w:rsidR="00000000" w:rsidRPr="00000000">
        <w:rPr>
          <w:rtl w:val="0"/>
        </w:rPr>
      </w:r>
    </w:p>
    <w:p w:rsidR="00000000" w:rsidDel="00000000" w:rsidP="00000000" w:rsidRDefault="00000000" w:rsidRPr="00000000" w14:paraId="000001D0">
      <w:pPr>
        <w:spacing w:line="303" w:lineRule="auto"/>
        <w:jc w:val="center"/>
        <w:rPr>
          <w:sz w:val="20"/>
          <w:szCs w:val="20"/>
        </w:rPr>
      </w:pPr>
      <w:r w:rsidDel="00000000" w:rsidR="00000000" w:rsidRPr="00000000">
        <w:rPr>
          <w:rtl w:val="0"/>
        </w:rPr>
      </w:r>
    </w:p>
    <w:tbl>
      <w:tblPr>
        <w:tblStyle w:val="Table3"/>
        <w:tblW w:w="9940.0" w:type="dxa"/>
        <w:jc w:val="left"/>
        <w:tblInd w:w="10.0" w:type="dxa"/>
        <w:tblLayout w:type="fixed"/>
        <w:tblLook w:val="0000"/>
      </w:tblPr>
      <w:tblGrid>
        <w:gridCol w:w="1700"/>
        <w:gridCol w:w="2240"/>
        <w:gridCol w:w="2940"/>
        <w:gridCol w:w="3060"/>
        <w:tblGridChange w:id="0">
          <w:tblGrid>
            <w:gridCol w:w="1700"/>
            <w:gridCol w:w="2240"/>
            <w:gridCol w:w="2940"/>
            <w:gridCol w:w="3060"/>
          </w:tblGrid>
        </w:tblGridChange>
      </w:tblGrid>
      <w:tr>
        <w:trPr>
          <w:cantSplit w:val="0"/>
          <w:trHeight w:val="272"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1D1">
            <w:pPr>
              <w:jc w:val="center"/>
              <w:rPr>
                <w:sz w:val="20"/>
                <w:szCs w:val="20"/>
              </w:rPr>
            </w:pPr>
            <w:r w:rsidDel="00000000" w:rsidR="00000000" w:rsidRPr="00000000">
              <w:rPr>
                <w:rFonts w:ascii="Calibri" w:cs="Calibri" w:eastAsia="Calibri" w:hAnsi="Calibri"/>
                <w:rtl w:val="0"/>
              </w:rPr>
              <w:t xml:space="preserve">Revision</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D2">
            <w:pPr>
              <w:jc w:val="center"/>
              <w:rPr>
                <w:sz w:val="20"/>
                <w:szCs w:val="20"/>
              </w:rPr>
            </w:pPr>
            <w:r w:rsidDel="00000000" w:rsidR="00000000" w:rsidRPr="00000000">
              <w:rPr>
                <w:rFonts w:ascii="Calibri" w:cs="Calibri" w:eastAsia="Calibri" w:hAnsi="Calibri"/>
                <w:rtl w:val="0"/>
              </w:rPr>
              <w:t xml:space="preserve">Date</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D3">
            <w:pPr>
              <w:ind w:left="720" w:firstLine="0"/>
              <w:rPr>
                <w:sz w:val="20"/>
                <w:szCs w:val="20"/>
              </w:rPr>
            </w:pPr>
            <w:r w:rsidDel="00000000" w:rsidR="00000000" w:rsidRPr="00000000">
              <w:rPr>
                <w:rFonts w:ascii="Calibri" w:cs="Calibri" w:eastAsia="Calibri" w:hAnsi="Calibri"/>
                <w:rtl w:val="0"/>
              </w:rPr>
              <w:t xml:space="preserve">Revised Content</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1D4">
            <w:pPr>
              <w:jc w:val="center"/>
              <w:rPr>
                <w:sz w:val="20"/>
                <w:szCs w:val="20"/>
              </w:rPr>
            </w:pPr>
            <w:r w:rsidDel="00000000" w:rsidR="00000000" w:rsidRPr="00000000">
              <w:rPr>
                <w:rFonts w:ascii="Calibri" w:cs="Calibri" w:eastAsia="Calibri" w:hAnsi="Calibri"/>
                <w:rtl w:val="0"/>
              </w:rPr>
              <w:t xml:space="preserve">Revised By</w:t>
            </w: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D5">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6">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7">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8">
            <w:pPr>
              <w:rPr>
                <w:sz w:val="23"/>
                <w:szCs w:val="23"/>
              </w:rPr>
            </w:pPr>
            <w:r w:rsidDel="00000000" w:rsidR="00000000" w:rsidRPr="00000000">
              <w:rPr>
                <w:rtl w:val="0"/>
              </w:rPr>
            </w:r>
          </w:p>
        </w:tc>
      </w:tr>
      <w:tr>
        <w:trPr>
          <w:cantSplit w:val="0"/>
          <w:trHeight w:val="252"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D9">
            <w:pPr>
              <w:spacing w:line="252.00000000000003" w:lineRule="auto"/>
              <w:jc w:val="center"/>
              <w:rPr>
                <w:sz w:val="20"/>
                <w:szCs w:val="20"/>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DA">
            <w:pPr>
              <w:spacing w:line="252.00000000000003" w:lineRule="auto"/>
              <w:ind w:right="490"/>
              <w:jc w:val="right"/>
              <w:rPr>
                <w:sz w:val="20"/>
                <w:szCs w:val="20"/>
              </w:rPr>
            </w:pPr>
            <w:r w:rsidDel="00000000" w:rsidR="00000000" w:rsidRPr="00000000">
              <w:rPr>
                <w:rFonts w:ascii="Calibri" w:cs="Calibri" w:eastAsia="Calibri" w:hAnsi="Calibri"/>
                <w:rtl w:val="0"/>
              </w:rPr>
              <w:t xml:space="preserve">10/04/2019</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DB">
            <w:pPr>
              <w:spacing w:line="252.00000000000003" w:lineRule="auto"/>
              <w:ind w:left="100" w:firstLine="0"/>
              <w:rPr>
                <w:sz w:val="20"/>
                <w:szCs w:val="20"/>
              </w:rPr>
            </w:pPr>
            <w:r w:rsidDel="00000000" w:rsidR="00000000" w:rsidRPr="00000000">
              <w:rPr>
                <w:rFonts w:ascii="Calibri" w:cs="Calibri" w:eastAsia="Calibri" w:hAnsi="Calibri"/>
                <w:rtl w:val="0"/>
              </w:rPr>
              <w:t xml:space="preserve">Initial Draft</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DC">
            <w:pPr>
              <w:spacing w:line="252.00000000000003" w:lineRule="auto"/>
              <w:jc w:val="center"/>
              <w:rPr>
                <w:sz w:val="20"/>
                <w:szCs w:val="20"/>
              </w:rPr>
            </w:pPr>
            <w:r w:rsidDel="00000000" w:rsidR="00000000" w:rsidRPr="00000000">
              <w:rPr>
                <w:rFonts w:ascii="Calibri" w:cs="Calibri" w:eastAsia="Calibri" w:hAnsi="Calibri"/>
                <w:rtl w:val="0"/>
              </w:rPr>
              <w:t xml:space="preserve">Mauricio Venzais</w:t>
            </w: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DD">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E">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DF">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E0">
            <w:pPr>
              <w:rPr>
                <w:sz w:val="23"/>
                <w:szCs w:val="23"/>
              </w:rPr>
            </w:pPr>
            <w:r w:rsidDel="00000000" w:rsidR="00000000" w:rsidRPr="00000000">
              <w:rPr>
                <w:rtl w:val="0"/>
              </w:rPr>
            </w:r>
          </w:p>
        </w:tc>
      </w:tr>
      <w:tr>
        <w:trPr>
          <w:cantSplit w:val="0"/>
          <w:trHeight w:val="252"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E1">
            <w:pPr>
              <w:spacing w:line="252.00000000000003" w:lineRule="auto"/>
              <w:jc w:val="center"/>
              <w:rPr>
                <w:sz w:val="20"/>
                <w:szCs w:val="20"/>
              </w:rPr>
            </w:pPr>
            <w:r w:rsidDel="00000000" w:rsidR="00000000" w:rsidRPr="00000000">
              <w:rPr>
                <w:rFonts w:ascii="Calibri" w:cs="Calibri" w:eastAsia="Calibri" w:hAnsi="Calibri"/>
                <w:rtl w:val="0"/>
              </w:rPr>
              <w:t xml:space="preserve">1.1</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2">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3">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4">
            <w:pPr>
              <w:rPr>
                <w:sz w:val="21"/>
                <w:szCs w:val="21"/>
              </w:rPr>
            </w:pP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E5">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E6">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E7">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E8">
            <w:pPr>
              <w:rPr>
                <w:sz w:val="23"/>
                <w:szCs w:val="23"/>
              </w:rPr>
            </w:pPr>
            <w:r w:rsidDel="00000000" w:rsidR="00000000" w:rsidRPr="00000000">
              <w:rPr>
                <w:rtl w:val="0"/>
              </w:rPr>
            </w:r>
          </w:p>
        </w:tc>
      </w:tr>
      <w:tr>
        <w:trPr>
          <w:cantSplit w:val="0"/>
          <w:trHeight w:val="252"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E9">
            <w:pPr>
              <w:spacing w:line="252.00000000000003" w:lineRule="auto"/>
              <w:jc w:val="center"/>
              <w:rPr>
                <w:sz w:val="20"/>
                <w:szCs w:val="20"/>
              </w:rPr>
            </w:pPr>
            <w:r w:rsidDel="00000000" w:rsidR="00000000" w:rsidRPr="00000000">
              <w:rPr>
                <w:rFonts w:ascii="Calibri" w:cs="Calibri" w:eastAsia="Calibri" w:hAnsi="Calibri"/>
                <w:rtl w:val="0"/>
              </w:rPr>
              <w:t xml:space="preserve">1.2</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A">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B">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EC">
            <w:pPr>
              <w:rPr>
                <w:sz w:val="21"/>
                <w:szCs w:val="21"/>
              </w:rPr>
            </w:pP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ED">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EE">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EF">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0">
            <w:pPr>
              <w:rPr>
                <w:sz w:val="23"/>
                <w:szCs w:val="23"/>
              </w:rPr>
            </w:pPr>
            <w:r w:rsidDel="00000000" w:rsidR="00000000" w:rsidRPr="00000000">
              <w:rPr>
                <w:rtl w:val="0"/>
              </w:rPr>
            </w:r>
          </w:p>
        </w:tc>
      </w:tr>
      <w:tr>
        <w:trPr>
          <w:cantSplit w:val="0"/>
          <w:trHeight w:val="253"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F1">
            <w:pPr>
              <w:spacing w:line="253" w:lineRule="auto"/>
              <w:jc w:val="center"/>
              <w:rPr>
                <w:sz w:val="20"/>
                <w:szCs w:val="20"/>
              </w:rPr>
            </w:pPr>
            <w:r w:rsidDel="00000000" w:rsidR="00000000" w:rsidRPr="00000000">
              <w:rPr>
                <w:rFonts w:ascii="Calibri" w:cs="Calibri" w:eastAsia="Calibri" w:hAnsi="Calibri"/>
                <w:rtl w:val="0"/>
              </w:rPr>
              <w:t xml:space="preserve">1.3</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2">
            <w:pPr>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3">
            <w:pPr>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4">
            <w:pPr>
              <w:rPr/>
            </w:pP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F5">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6">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7">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8">
            <w:pPr>
              <w:rPr>
                <w:sz w:val="23"/>
                <w:szCs w:val="23"/>
              </w:rPr>
            </w:pPr>
            <w:r w:rsidDel="00000000" w:rsidR="00000000" w:rsidRPr="00000000">
              <w:rPr>
                <w:rtl w:val="0"/>
              </w:rPr>
            </w:r>
          </w:p>
        </w:tc>
      </w:tr>
      <w:tr>
        <w:trPr>
          <w:cantSplit w:val="0"/>
          <w:trHeight w:val="252"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F9">
            <w:pPr>
              <w:spacing w:line="252.00000000000003" w:lineRule="auto"/>
              <w:jc w:val="center"/>
              <w:rPr>
                <w:sz w:val="20"/>
                <w:szCs w:val="20"/>
              </w:rPr>
            </w:pPr>
            <w:r w:rsidDel="00000000" w:rsidR="00000000" w:rsidRPr="00000000">
              <w:rPr>
                <w:rFonts w:ascii="Calibri" w:cs="Calibri" w:eastAsia="Calibri" w:hAnsi="Calibri"/>
                <w:rtl w:val="0"/>
              </w:rPr>
              <w:t xml:space="preserve">1.4</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A">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B">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FC">
            <w:pPr>
              <w:rPr>
                <w:sz w:val="21"/>
                <w:szCs w:val="21"/>
              </w:rPr>
            </w:pP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FD">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E">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FF">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0">
            <w:pPr>
              <w:rPr>
                <w:sz w:val="23"/>
                <w:szCs w:val="23"/>
              </w:rPr>
            </w:pPr>
            <w:r w:rsidDel="00000000" w:rsidR="00000000" w:rsidRPr="00000000">
              <w:rPr>
                <w:rtl w:val="0"/>
              </w:rPr>
            </w:r>
          </w:p>
        </w:tc>
      </w:tr>
      <w:tr>
        <w:trPr>
          <w:cantSplit w:val="0"/>
          <w:trHeight w:val="252"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201">
            <w:pPr>
              <w:spacing w:line="252.00000000000003" w:lineRule="auto"/>
              <w:jc w:val="center"/>
              <w:rPr>
                <w:sz w:val="20"/>
                <w:szCs w:val="20"/>
              </w:rPr>
            </w:pPr>
            <w:r w:rsidDel="00000000" w:rsidR="00000000" w:rsidRPr="00000000">
              <w:rPr>
                <w:rFonts w:ascii="Calibri" w:cs="Calibri" w:eastAsia="Calibri" w:hAnsi="Calibri"/>
                <w:rtl w:val="0"/>
              </w:rPr>
              <w:t xml:space="preserve">1.5</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02">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03">
            <w:pPr>
              <w:rPr>
                <w:sz w:val="21"/>
                <w:szCs w:val="21"/>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204">
            <w:pPr>
              <w:rPr>
                <w:sz w:val="21"/>
                <w:szCs w:val="21"/>
              </w:rPr>
            </w:pPr>
            <w:r w:rsidDel="00000000" w:rsidR="00000000" w:rsidRPr="00000000">
              <w:rPr>
                <w:rtl w:val="0"/>
              </w:rPr>
            </w:r>
          </w:p>
        </w:tc>
      </w:tr>
      <w:tr>
        <w:trPr>
          <w:cantSplit w:val="0"/>
          <w:trHeight w:val="27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05">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6">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7">
            <w:pPr>
              <w:rPr>
                <w:sz w:val="23"/>
                <w:szCs w:val="2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8">
            <w:pPr>
              <w:rPr>
                <w:sz w:val="23"/>
                <w:szCs w:val="23"/>
              </w:rPr>
            </w:pPr>
            <w:r w:rsidDel="00000000" w:rsidR="00000000" w:rsidRPr="00000000">
              <w:rPr>
                <w:rtl w:val="0"/>
              </w:rPr>
            </w:r>
          </w:p>
        </w:tc>
      </w:tr>
      <w:tr>
        <w:trPr>
          <w:cantSplit w:val="0"/>
          <w:trHeight w:val="527"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209">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A">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B">
            <w:pPr>
              <w:rPr>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20C">
            <w:pPr>
              <w:rPr>
                <w:sz w:val="24"/>
                <w:szCs w:val="24"/>
              </w:rPr>
            </w:pPr>
            <w:r w:rsidDel="00000000" w:rsidR="00000000" w:rsidRPr="00000000">
              <w:rPr>
                <w:rtl w:val="0"/>
              </w:rPr>
            </w:r>
          </w:p>
        </w:tc>
      </w:tr>
    </w:tbl>
    <w:p w:rsidR="00000000" w:rsidDel="00000000" w:rsidP="00000000" w:rsidRDefault="00000000" w:rsidRPr="00000000" w14:paraId="0000020D">
      <w:pPr>
        <w:spacing w:line="20" w:lineRule="auto"/>
        <w:rPr>
          <w:sz w:val="20"/>
          <w:szCs w:val="20"/>
        </w:rPr>
      </w:pPr>
      <w:r w:rsidDel="00000000" w:rsidR="00000000" w:rsidRPr="00000000">
        <w:rPr>
          <w:rtl w:val="0"/>
        </w:rPr>
      </w:r>
    </w:p>
    <w:p w:rsidR="00000000" w:rsidDel="00000000" w:rsidP="00000000" w:rsidRDefault="00000000" w:rsidRPr="00000000" w14:paraId="0000020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1">
      <w:pPr>
        <w:spacing w:after="0" w:line="226" w:lineRule="auto"/>
        <w:ind w:right="160"/>
        <w:jc w:val="center"/>
        <w:rPr>
          <w:color w:val="000000"/>
          <w:sz w:val="20"/>
          <w:szCs w:val="20"/>
        </w:rPr>
        <w:sectPr>
          <w:type w:val="nextPage"/>
          <w:pgSz w:h="15840" w:w="12240" w:orient="portrait"/>
          <w:pgMar w:bottom="0" w:top="585" w:left="1160" w:right="1000" w:header="0" w:footer="0"/>
        </w:sectPr>
      </w:pPr>
      <w:r w:rsidDel="00000000" w:rsidR="00000000" w:rsidRPr="00000000">
        <w:rPr>
          <w:rtl w:val="0"/>
        </w:rPr>
      </w:r>
    </w:p>
    <w:bookmarkStart w:colFirst="0" w:colLast="0" w:name="bookmark=id.4d34og8" w:id="8"/>
    <w:bookmarkEnd w:id="8"/>
    <w:p w:rsidR="00000000" w:rsidDel="00000000" w:rsidP="00000000" w:rsidRDefault="00000000" w:rsidRPr="00000000" w14:paraId="00000222">
      <w:pPr>
        <w:spacing w:after="0" w:lineRule="auto"/>
        <w:jc w:val="right"/>
        <w:rPr>
          <w:color w:val="000000"/>
          <w:sz w:val="20"/>
          <w:szCs w:val="20"/>
        </w:rPr>
      </w:pPr>
      <w:sdt>
        <w:sdtPr>
          <w:tag w:val="goog_rdk_24"/>
        </w:sdtPr>
        <w:sdtContent>
          <w:del w:author="Geoffrey Reynolds" w:id="9" w:date="2022-05-04T22:19:12Z">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5351780</wp:posOffset>
                  </wp:positionH>
                  <wp:positionV relativeFrom="page">
                    <wp:posOffset>182880</wp:posOffset>
                  </wp:positionV>
                  <wp:extent cx="2420620" cy="187325"/>
                  <wp:effectExtent b="0" l="0" r="0" t="0"/>
                  <wp:wrapNone/>
                  <wp:docPr id="7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0620" cy="187325"/>
                          </a:xfrm>
                          <a:prstGeom prst="rect"/>
                          <a:ln/>
                        </pic:spPr>
                      </pic:pic>
                    </a:graphicData>
                  </a:graphic>
                </wp:anchor>
              </w:drawing>
            </w:r>
            <w:bookmarkStart w:colFirst="0" w:colLast="0" w:name="bookmark=id.4d34og8" w:id="8"/>
            <w:bookmarkEnd w:id="8"/>
            <w:r w:rsidDel="00000000" w:rsidR="00000000" w:rsidRPr="00000000">
              <w:rPr>
                <w:rFonts w:ascii="Noto Sans Symbols" w:cs="Noto Sans Symbols" w:eastAsia="Noto Sans Symbols" w:hAnsi="Noto Sans Symbols"/>
                <w:color w:val="404040"/>
                <w:sz w:val="32"/>
                <w:szCs w:val="32"/>
              </w:rPr>
              <w:drawing>
                <wp:anchor allowOverlap="1" behindDoc="1" distB="0" distT="0" distL="0" distR="0" hidden="0" layoutInCell="1" locked="0" relativeHeight="0" simplePos="0">
                  <wp:simplePos x="0" y="0"/>
                  <wp:positionH relativeFrom="page">
                    <wp:posOffset>733425</wp:posOffset>
                  </wp:positionH>
                  <wp:positionV relativeFrom="page">
                    <wp:posOffset>199390</wp:posOffset>
                  </wp:positionV>
                  <wp:extent cx="895985" cy="347345"/>
                  <wp:effectExtent b="0" l="0" r="0" t="0"/>
                  <wp:wrapNone/>
                  <wp:docPr id="7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895985" cy="347345"/>
                          </a:xfrm>
                          <a:prstGeom prst="rect"/>
                          <a:ln/>
                        </pic:spPr>
                      </pic:pic>
                    </a:graphicData>
                  </a:graphic>
                </wp:anchor>
              </w:drawing>
            </w:r>
          </w:del>
        </w:sdtContent>
      </w:sdt>
      <w:r w:rsidDel="00000000" w:rsidR="00000000" w:rsidRPr="00000000">
        <w:rPr>
          <w:rtl w:val="0"/>
        </w:rPr>
      </w:r>
    </w:p>
    <w:p w:rsidR="00000000" w:rsidDel="00000000" w:rsidP="00000000" w:rsidRDefault="00000000" w:rsidRPr="00000000" w14:paraId="0000022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1">
      <w:pPr>
        <w:spacing w:after="0" w:line="364" w:lineRule="auto"/>
        <w:rPr>
          <w:color w:val="000000"/>
          <w:sz w:val="20"/>
          <w:szCs w:val="20"/>
        </w:rPr>
      </w:pPr>
      <w:r w:rsidDel="00000000" w:rsidR="00000000" w:rsidRPr="00000000">
        <w:rPr>
          <w:rtl w:val="0"/>
        </w:rPr>
      </w:r>
    </w:p>
    <w:p w:rsidR="00000000" w:rsidDel="00000000" w:rsidP="00000000" w:rsidRDefault="00000000" w:rsidRPr="00000000" w14:paraId="00000242">
      <w:pPr>
        <w:spacing w:after="0" w:line="226" w:lineRule="auto"/>
        <w:ind w:right="160"/>
        <w:jc w:val="center"/>
        <w:rPr>
          <w:color w:val="000000"/>
          <w:sz w:val="20"/>
          <w:szCs w:val="20"/>
        </w:rPr>
      </w:pPr>
      <w:sdt>
        <w:sdtPr>
          <w:tag w:val="goog_rdk_26"/>
        </w:sdtPr>
        <w:sdtContent>
          <w:del w:author="Geoffrey Reynolds" w:id="10" w:date="2022-05-04T22:19:22Z">
            <w:r w:rsidDel="00000000" w:rsidR="00000000" w:rsidRPr="00000000">
              <w:rPr>
                <w:rFonts w:ascii="Calibri" w:cs="Calibri" w:eastAsia="Calibri" w:hAnsi="Calibri"/>
                <w:color w:val="595959"/>
                <w:sz w:val="16"/>
                <w:szCs w:val="16"/>
                <w:rtl w:val="0"/>
              </w:rPr>
              <w:delText xml:space="preserve">Copyright © 1997-2019 by Trax &amp; its subsidiaries. eMRO® and logo are trademarks registered in the U.S. Patent and Trademark Office. All rights reserved. This manual may not be copied, photocopied, reproduced, translated, or converted to any electronic or machine-readable form, in whole or in part, without prior written approval from TRAX. Confidential and Proprietary Information</w:delText>
            </w:r>
          </w:del>
        </w:sdtContent>
      </w:sdt>
      <w:r w:rsidDel="00000000" w:rsidR="00000000" w:rsidRPr="00000000">
        <w:rPr>
          <w:rtl w:val="0"/>
        </w:rPr>
      </w:r>
    </w:p>
    <w:sectPr>
      <w:type w:val="nextPage"/>
      <w:pgSz w:h="15840" w:w="12240" w:orient="portrait"/>
      <w:pgMar w:bottom="0" w:top="585" w:left="1160" w:right="100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4"/>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Layout w:type="fixed"/>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jpg"/><Relationship Id="rId21" Type="http://schemas.openxmlformats.org/officeDocument/2006/relationships/image" Target="media/image5.png"/><Relationship Id="rId24" Type="http://schemas.openxmlformats.org/officeDocument/2006/relationships/image" Target="media/image29.jp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25.jpg"/><Relationship Id="rId28" Type="http://schemas.openxmlformats.org/officeDocument/2006/relationships/image" Target="media/image28.jp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image" Target="media/image24.png"/><Relationship Id="rId31" Type="http://schemas.openxmlformats.org/officeDocument/2006/relationships/image" Target="media/image7.png"/><Relationship Id="rId30" Type="http://schemas.openxmlformats.org/officeDocument/2006/relationships/image" Target="media/image4.jpg"/><Relationship Id="rId11" Type="http://schemas.openxmlformats.org/officeDocument/2006/relationships/image" Target="media/image32.png"/><Relationship Id="rId10" Type="http://schemas.openxmlformats.org/officeDocument/2006/relationships/image" Target="media/image19.png"/><Relationship Id="rId32" Type="http://schemas.openxmlformats.org/officeDocument/2006/relationships/image" Target="media/image6.jpg"/><Relationship Id="rId13" Type="http://schemas.openxmlformats.org/officeDocument/2006/relationships/image" Target="media/image31.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HcT/43FZsGdcCEnffXT1/ga4dQ==">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2021-11-30T19:52:57Z</dcterms:created>
  <dc:creator>Windows User</dc:creator>
</cp:coreProperties>
</file>